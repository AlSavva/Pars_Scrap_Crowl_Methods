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AFAFA"/>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Subtitle"/>
        <w:rPr>
          <w:color w:val="6654d9"/>
        </w:rPr>
      </w:pPr>
      <w:bookmarkStart w:colFirst="0" w:colLast="0" w:name="_fbscvg3ywm4z" w:id="1"/>
      <w:bookmarkEnd w:id="1"/>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3">
      <w:pPr>
        <w:pStyle w:val="Title"/>
        <w:rPr>
          <w:color w:val="6654d9"/>
          <w:highlight w:val="white"/>
        </w:rPr>
      </w:pPr>
      <w:bookmarkStart w:colFirst="0" w:colLast="0" w:name="_30j0zll" w:id="2"/>
      <w:bookmarkEnd w:id="2"/>
      <w:r w:rsidDel="00000000" w:rsidR="00000000" w:rsidRPr="00000000">
        <w:rPr>
          <w:color w:val="6654d9"/>
          <w:highlight w:val="white"/>
          <w:rtl w:val="0"/>
        </w:rPr>
        <w:t xml:space="preserve">Парсинг HTML. Beautiful Soup</w:t>
      </w:r>
      <w:r w:rsidDel="00000000" w:rsidR="00000000" w:rsidRPr="00000000">
        <w:rPr>
          <w:rtl w:val="0"/>
        </w:rPr>
      </w:r>
    </w:p>
    <w:p w:rsidR="00000000" w:rsidDel="00000000" w:rsidP="00000000" w:rsidRDefault="00000000" w:rsidRPr="00000000" w14:paraId="00000004">
      <w:pPr>
        <w:pStyle w:val="Subtitle"/>
        <w:rPr>
          <w:color w:val="6654d9"/>
          <w:u w:val="single"/>
        </w:rPr>
      </w:pPr>
      <w:bookmarkStart w:colFirst="0" w:colLast="0" w:name="_entor7tao59v" w:id="3"/>
      <w:bookmarkEnd w:id="3"/>
      <w:r w:rsidDel="00000000" w:rsidR="00000000" w:rsidRPr="00000000">
        <w:rPr>
          <w:rtl w:val="0"/>
        </w:rPr>
      </w:r>
    </w:p>
    <w:p w:rsidR="00000000" w:rsidDel="00000000" w:rsidP="00000000" w:rsidRDefault="00000000" w:rsidRPr="00000000" w14:paraId="00000005">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rPr>
          <w:b w:val="1"/>
          <w:color w:val="6654d9"/>
        </w:rPr>
      </w:pPr>
      <w:r w:rsidDel="00000000" w:rsidR="00000000" w:rsidRPr="00000000">
        <w:rPr>
          <w:rtl w:val="0"/>
        </w:rPr>
      </w:r>
    </w:p>
    <w:p w:rsidR="00000000" w:rsidDel="00000000" w:rsidP="00000000" w:rsidRDefault="00000000" w:rsidRPr="00000000" w14:paraId="00000008">
      <w:pPr>
        <w:pStyle w:val="Heading1"/>
        <w:spacing w:after="200" w:before="200" w:lineRule="auto"/>
        <w:rPr>
          <w:color w:val="434343"/>
          <w:sz w:val="36"/>
          <w:szCs w:val="36"/>
        </w:rPr>
      </w:pPr>
      <w:bookmarkStart w:colFirst="0" w:colLast="0" w:name="_4wfp8dsrmxhk" w:id="4"/>
      <w:bookmarkEnd w:id="4"/>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9">
      <w:pPr>
        <w:numPr>
          <w:ilvl w:val="0"/>
          <w:numId w:val="7"/>
        </w:numPr>
        <w:spacing w:after="0" w:afterAutospacing="0"/>
        <w:ind w:left="720" w:hanging="360"/>
        <w:rPr>
          <w:color w:val="434343"/>
        </w:rPr>
      </w:pPr>
      <w:r w:rsidDel="00000000" w:rsidR="00000000" w:rsidRPr="00000000">
        <w:rPr>
          <w:color w:val="434343"/>
          <w:rtl w:val="0"/>
        </w:rPr>
        <w:t xml:space="preserve">Познакомимся с HTML-кодом страниц</w:t>
      </w:r>
    </w:p>
    <w:p w:rsidR="00000000" w:rsidDel="00000000" w:rsidP="00000000" w:rsidRDefault="00000000" w:rsidRPr="00000000" w14:paraId="0000000A">
      <w:pPr>
        <w:numPr>
          <w:ilvl w:val="0"/>
          <w:numId w:val="7"/>
        </w:numPr>
        <w:spacing w:after="0" w:afterAutospacing="0" w:before="0" w:beforeAutospacing="0"/>
        <w:ind w:left="720" w:hanging="360"/>
        <w:rPr>
          <w:color w:val="434343"/>
          <w:u w:val="none"/>
        </w:rPr>
      </w:pPr>
      <w:r w:rsidDel="00000000" w:rsidR="00000000" w:rsidRPr="00000000">
        <w:rPr>
          <w:color w:val="434343"/>
          <w:rtl w:val="0"/>
        </w:rPr>
        <w:t xml:space="preserve">Изучим структуру DOM.</w:t>
      </w:r>
      <w:r w:rsidDel="00000000" w:rsidR="00000000" w:rsidRPr="00000000">
        <w:rPr>
          <w:rtl w:val="0"/>
        </w:rPr>
      </w:r>
    </w:p>
    <w:p w:rsidR="00000000" w:rsidDel="00000000" w:rsidP="00000000" w:rsidRDefault="00000000" w:rsidRPr="00000000" w14:paraId="0000000B">
      <w:pPr>
        <w:numPr>
          <w:ilvl w:val="0"/>
          <w:numId w:val="7"/>
        </w:numPr>
        <w:spacing w:before="0" w:beforeAutospacing="0"/>
        <w:ind w:left="720" w:hanging="360"/>
        <w:rPr>
          <w:color w:val="434343"/>
        </w:rPr>
      </w:pPr>
      <w:r w:rsidDel="00000000" w:rsidR="00000000" w:rsidRPr="00000000">
        <w:rPr>
          <w:color w:val="434343"/>
          <w:rtl w:val="0"/>
        </w:rPr>
        <w:t xml:space="preserve">Рассмотрим основы сбора данных с помощью инструмента Beautiful Soup.</w:t>
      </w:r>
      <w:r w:rsidDel="00000000" w:rsidR="00000000" w:rsidRPr="00000000">
        <w:rPr>
          <w:rtl w:val="0"/>
        </w:rPr>
      </w:r>
    </w:p>
    <w:p w:rsidR="00000000" w:rsidDel="00000000" w:rsidP="00000000" w:rsidRDefault="00000000" w:rsidRPr="00000000" w14:paraId="0000000C">
      <w:pPr>
        <w:ind w:left="720" w:firstLine="0"/>
        <w:rPr>
          <w:b w:val="1"/>
          <w:color w:val="434343"/>
        </w:rPr>
      </w:pPr>
      <w:r w:rsidDel="00000000" w:rsidR="00000000" w:rsidRPr="00000000">
        <w:rPr>
          <w:rtl w:val="0"/>
        </w:rPr>
      </w:r>
    </w:p>
    <w:p w:rsidR="00000000" w:rsidDel="00000000" w:rsidP="00000000" w:rsidRDefault="00000000" w:rsidRPr="00000000" w14:paraId="0000000D">
      <w:pPr>
        <w:pStyle w:val="Heading1"/>
        <w:rPr>
          <w:color w:val="434343"/>
          <w:sz w:val="36"/>
          <w:szCs w:val="36"/>
        </w:rPr>
      </w:pPr>
      <w:bookmarkStart w:colFirst="0" w:colLast="0" w:name="_su1xoun82yn6" w:id="5"/>
      <w:bookmarkEnd w:id="5"/>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E">
      <w:pPr>
        <w:spacing w:before="80" w:line="276" w:lineRule="auto"/>
        <w:jc w:val="both"/>
        <w:rPr>
          <w:color w:val="1155cc"/>
          <w:u w:val="single"/>
        </w:rPr>
      </w:pPr>
      <w:hyperlink r:id="rId9">
        <w:r w:rsidDel="00000000" w:rsidR="00000000" w:rsidRPr="00000000">
          <w:rPr>
            <w:color w:val="1155cc"/>
            <w:u w:val="single"/>
            <w:rtl w:val="0"/>
          </w:rPr>
          <w:t xml:space="preserve">HTML</w:t>
        </w:r>
      </w:hyperlink>
      <w:r w:rsidDel="00000000" w:rsidR="00000000" w:rsidRPr="00000000">
        <w:rPr>
          <w:rtl w:val="0"/>
        </w:rPr>
      </w:r>
    </w:p>
    <w:p w:rsidR="00000000" w:rsidDel="00000000" w:rsidP="00000000" w:rsidRDefault="00000000" w:rsidRPr="00000000" w14:paraId="0000000F">
      <w:pPr>
        <w:spacing w:before="60" w:line="276" w:lineRule="auto"/>
        <w:ind w:left="360" w:firstLine="0"/>
        <w:jc w:val="both"/>
        <w:rPr>
          <w:color w:val="1155cc"/>
          <w:u w:val="single"/>
        </w:rPr>
      </w:pPr>
      <w:hyperlink r:id="rId10">
        <w:r w:rsidDel="00000000" w:rsidR="00000000" w:rsidRPr="00000000">
          <w:rPr>
            <w:color w:val="1155cc"/>
            <w:u w:val="single"/>
            <w:rtl w:val="0"/>
          </w:rPr>
          <w:t xml:space="preserve">Теги</w:t>
        </w:r>
      </w:hyperlink>
      <w:r w:rsidDel="00000000" w:rsidR="00000000" w:rsidRPr="00000000">
        <w:rPr>
          <w:rtl w:val="0"/>
        </w:rPr>
      </w:r>
    </w:p>
    <w:p w:rsidR="00000000" w:rsidDel="00000000" w:rsidP="00000000" w:rsidRDefault="00000000" w:rsidRPr="00000000" w14:paraId="00000010">
      <w:pPr>
        <w:spacing w:before="60" w:line="276" w:lineRule="auto"/>
        <w:ind w:left="360" w:firstLine="0"/>
        <w:jc w:val="both"/>
        <w:rPr>
          <w:color w:val="1155cc"/>
          <w:u w:val="single"/>
        </w:rPr>
      </w:pPr>
      <w:hyperlink r:id="rId11">
        <w:r w:rsidDel="00000000" w:rsidR="00000000" w:rsidRPr="00000000">
          <w:rPr>
            <w:color w:val="1155cc"/>
            <w:u w:val="single"/>
            <w:rtl w:val="0"/>
          </w:rPr>
          <w:t xml:space="preserve">Структура страницы HTML</w:t>
        </w:r>
      </w:hyperlink>
      <w:r w:rsidDel="00000000" w:rsidR="00000000" w:rsidRPr="00000000">
        <w:rPr>
          <w:rtl w:val="0"/>
        </w:rPr>
      </w:r>
    </w:p>
    <w:p w:rsidR="00000000" w:rsidDel="00000000" w:rsidP="00000000" w:rsidRDefault="00000000" w:rsidRPr="00000000" w14:paraId="00000011">
      <w:pPr>
        <w:spacing w:before="60" w:line="276" w:lineRule="auto"/>
        <w:ind w:left="360" w:firstLine="0"/>
        <w:jc w:val="both"/>
        <w:rPr>
          <w:color w:val="1155cc"/>
          <w:u w:val="single"/>
        </w:rPr>
      </w:pPr>
      <w:hyperlink r:id="rId12">
        <w:r w:rsidDel="00000000" w:rsidR="00000000" w:rsidRPr="00000000">
          <w:rPr>
            <w:color w:val="1155cc"/>
            <w:u w:val="single"/>
            <w:rtl w:val="0"/>
          </w:rPr>
          <w:t xml:space="preserve">Атрибуты тегов и их значения</w:t>
        </w:r>
      </w:hyperlink>
      <w:r w:rsidDel="00000000" w:rsidR="00000000" w:rsidRPr="00000000">
        <w:rPr>
          <w:rtl w:val="0"/>
        </w:rPr>
      </w:r>
    </w:p>
    <w:p w:rsidR="00000000" w:rsidDel="00000000" w:rsidP="00000000" w:rsidRDefault="00000000" w:rsidRPr="00000000" w14:paraId="00000012">
      <w:pPr>
        <w:spacing w:before="60" w:line="276" w:lineRule="auto"/>
        <w:ind w:left="720" w:firstLine="0"/>
        <w:jc w:val="both"/>
        <w:rPr>
          <w:color w:val="1155cc"/>
          <w:u w:val="single"/>
        </w:rPr>
      </w:pPr>
      <w:hyperlink r:id="rId13">
        <w:r w:rsidDel="00000000" w:rsidR="00000000" w:rsidRPr="00000000">
          <w:rPr>
            <w:color w:val="1155cc"/>
            <w:u w:val="single"/>
            <w:rtl w:val="0"/>
          </w:rPr>
          <w:t xml:space="preserve">Атрибут class</w:t>
        </w:r>
      </w:hyperlink>
      <w:r w:rsidDel="00000000" w:rsidR="00000000" w:rsidRPr="00000000">
        <w:rPr>
          <w:rtl w:val="0"/>
        </w:rPr>
      </w:r>
    </w:p>
    <w:p w:rsidR="00000000" w:rsidDel="00000000" w:rsidP="00000000" w:rsidRDefault="00000000" w:rsidRPr="00000000" w14:paraId="00000013">
      <w:pPr>
        <w:spacing w:before="60" w:line="276" w:lineRule="auto"/>
        <w:ind w:left="720" w:firstLine="0"/>
        <w:jc w:val="both"/>
        <w:rPr>
          <w:color w:val="1155cc"/>
          <w:u w:val="single"/>
        </w:rPr>
      </w:pPr>
      <w:hyperlink r:id="rId14">
        <w:r w:rsidDel="00000000" w:rsidR="00000000" w:rsidRPr="00000000">
          <w:rPr>
            <w:color w:val="1155cc"/>
            <w:u w:val="single"/>
            <w:rtl w:val="0"/>
          </w:rPr>
          <w:t xml:space="preserve">Атрибут id</w:t>
        </w:r>
      </w:hyperlink>
      <w:r w:rsidDel="00000000" w:rsidR="00000000" w:rsidRPr="00000000">
        <w:rPr>
          <w:rtl w:val="0"/>
        </w:rPr>
      </w:r>
    </w:p>
    <w:p w:rsidR="00000000" w:rsidDel="00000000" w:rsidP="00000000" w:rsidRDefault="00000000" w:rsidRPr="00000000" w14:paraId="00000014">
      <w:pPr>
        <w:spacing w:line="276" w:lineRule="auto"/>
        <w:jc w:val="both"/>
        <w:rPr>
          <w:color w:val="1155cc"/>
          <w:u w:val="single"/>
        </w:rPr>
      </w:pPr>
      <w:hyperlink r:id="rId15">
        <w:r w:rsidDel="00000000" w:rsidR="00000000" w:rsidRPr="00000000">
          <w:rPr>
            <w:color w:val="1155cc"/>
            <w:u w:val="single"/>
            <w:rtl w:val="0"/>
          </w:rPr>
          <w:t xml:space="preserve">DOM</w:t>
        </w:r>
      </w:hyperlink>
      <w:r w:rsidDel="00000000" w:rsidR="00000000" w:rsidRPr="00000000">
        <w:rPr>
          <w:rtl w:val="0"/>
        </w:rPr>
      </w:r>
    </w:p>
    <w:p w:rsidR="00000000" w:rsidDel="00000000" w:rsidP="00000000" w:rsidRDefault="00000000" w:rsidRPr="00000000" w14:paraId="00000015">
      <w:pPr>
        <w:spacing w:before="60" w:line="276" w:lineRule="auto"/>
        <w:ind w:left="360" w:firstLine="0"/>
        <w:jc w:val="both"/>
        <w:rPr>
          <w:color w:val="1155cc"/>
          <w:u w:val="single"/>
        </w:rPr>
      </w:pPr>
      <w:hyperlink r:id="rId16">
        <w:r w:rsidDel="00000000" w:rsidR="00000000" w:rsidRPr="00000000">
          <w:rPr>
            <w:color w:val="1155cc"/>
            <w:u w:val="single"/>
            <w:rtl w:val="0"/>
          </w:rPr>
          <w:t xml:space="preserve">Уровни DOM</w:t>
        </w:r>
      </w:hyperlink>
      <w:r w:rsidDel="00000000" w:rsidR="00000000" w:rsidRPr="00000000">
        <w:rPr>
          <w:rtl w:val="0"/>
        </w:rPr>
      </w:r>
    </w:p>
    <w:p w:rsidR="00000000" w:rsidDel="00000000" w:rsidP="00000000" w:rsidRDefault="00000000" w:rsidRPr="00000000" w14:paraId="00000016">
      <w:pPr>
        <w:spacing w:line="276" w:lineRule="auto"/>
        <w:jc w:val="both"/>
        <w:rPr>
          <w:color w:val="1155cc"/>
          <w:u w:val="single"/>
        </w:rPr>
      </w:pPr>
      <w:hyperlink r:id="rId17">
        <w:r w:rsidDel="00000000" w:rsidR="00000000" w:rsidRPr="00000000">
          <w:rPr>
            <w:color w:val="1155cc"/>
            <w:u w:val="single"/>
            <w:rtl w:val="0"/>
          </w:rPr>
          <w:t xml:space="preserve">Beautiful soup для сбора данных в HTML</w:t>
        </w:r>
      </w:hyperlink>
      <w:r w:rsidDel="00000000" w:rsidR="00000000" w:rsidRPr="00000000">
        <w:rPr>
          <w:rtl w:val="0"/>
        </w:rPr>
      </w:r>
    </w:p>
    <w:p w:rsidR="00000000" w:rsidDel="00000000" w:rsidP="00000000" w:rsidRDefault="00000000" w:rsidRPr="00000000" w14:paraId="00000017">
      <w:pPr>
        <w:spacing w:before="60" w:line="276" w:lineRule="auto"/>
        <w:ind w:left="360" w:firstLine="0"/>
        <w:jc w:val="both"/>
        <w:rPr>
          <w:color w:val="1155cc"/>
          <w:u w:val="single"/>
        </w:rPr>
      </w:pPr>
      <w:hyperlink r:id="rId18">
        <w:r w:rsidDel="00000000" w:rsidR="00000000" w:rsidRPr="00000000">
          <w:rPr>
            <w:color w:val="1155cc"/>
            <w:u w:val="single"/>
            <w:rtl w:val="0"/>
          </w:rPr>
          <w:t xml:space="preserve">Установка и начало работы</w:t>
        </w:r>
      </w:hyperlink>
      <w:r w:rsidDel="00000000" w:rsidR="00000000" w:rsidRPr="00000000">
        <w:rPr>
          <w:rtl w:val="0"/>
        </w:rPr>
      </w:r>
    </w:p>
    <w:p w:rsidR="00000000" w:rsidDel="00000000" w:rsidP="00000000" w:rsidRDefault="00000000" w:rsidRPr="00000000" w14:paraId="00000018">
      <w:pPr>
        <w:spacing w:before="60" w:line="276" w:lineRule="auto"/>
        <w:ind w:left="360" w:firstLine="0"/>
        <w:jc w:val="both"/>
        <w:rPr>
          <w:color w:val="1155cc"/>
          <w:u w:val="single"/>
        </w:rPr>
      </w:pPr>
      <w:hyperlink r:id="rId19">
        <w:r w:rsidDel="00000000" w:rsidR="00000000" w:rsidRPr="00000000">
          <w:rPr>
            <w:color w:val="1155cc"/>
            <w:u w:val="single"/>
            <w:rtl w:val="0"/>
          </w:rPr>
          <w:t xml:space="preserve">Дерево синтаксического разбора</w:t>
        </w:r>
      </w:hyperlink>
      <w:r w:rsidDel="00000000" w:rsidR="00000000" w:rsidRPr="00000000">
        <w:rPr>
          <w:rtl w:val="0"/>
        </w:rPr>
      </w:r>
    </w:p>
    <w:p w:rsidR="00000000" w:rsidDel="00000000" w:rsidP="00000000" w:rsidRDefault="00000000" w:rsidRPr="00000000" w14:paraId="00000019">
      <w:pPr>
        <w:spacing w:before="60" w:line="276" w:lineRule="auto"/>
        <w:ind w:left="360" w:firstLine="0"/>
        <w:jc w:val="both"/>
        <w:rPr>
          <w:color w:val="1155cc"/>
          <w:u w:val="single"/>
        </w:rPr>
      </w:pPr>
      <w:hyperlink r:id="rId20">
        <w:r w:rsidDel="00000000" w:rsidR="00000000" w:rsidRPr="00000000">
          <w:rPr>
            <w:color w:val="1155cc"/>
            <w:u w:val="single"/>
            <w:rtl w:val="0"/>
          </w:rPr>
          <w:t xml:space="preserve">Атрибуты тегов</w:t>
        </w:r>
      </w:hyperlink>
      <w:r w:rsidDel="00000000" w:rsidR="00000000" w:rsidRPr="00000000">
        <w:rPr>
          <w:rtl w:val="0"/>
        </w:rPr>
      </w:r>
    </w:p>
    <w:p w:rsidR="00000000" w:rsidDel="00000000" w:rsidP="00000000" w:rsidRDefault="00000000" w:rsidRPr="00000000" w14:paraId="0000001A">
      <w:pPr>
        <w:spacing w:before="60" w:line="276" w:lineRule="auto"/>
        <w:ind w:left="360" w:firstLine="0"/>
        <w:jc w:val="both"/>
        <w:rPr>
          <w:color w:val="1155cc"/>
          <w:u w:val="single"/>
        </w:rPr>
      </w:pPr>
      <w:hyperlink r:id="rId21">
        <w:r w:rsidDel="00000000" w:rsidR="00000000" w:rsidRPr="00000000">
          <w:rPr>
            <w:color w:val="1155cc"/>
            <w:u w:val="single"/>
            <w:rtl w:val="0"/>
          </w:rPr>
          <w:t xml:space="preserve">Навигация по дереву синтаксического разбора</w:t>
        </w:r>
      </w:hyperlink>
      <w:r w:rsidDel="00000000" w:rsidR="00000000" w:rsidRPr="00000000">
        <w:rPr>
          <w:rtl w:val="0"/>
        </w:rPr>
      </w:r>
    </w:p>
    <w:p w:rsidR="00000000" w:rsidDel="00000000" w:rsidP="00000000" w:rsidRDefault="00000000" w:rsidRPr="00000000" w14:paraId="0000001B">
      <w:pPr>
        <w:spacing w:before="60" w:line="276" w:lineRule="auto"/>
        <w:ind w:left="720" w:firstLine="0"/>
        <w:jc w:val="both"/>
        <w:rPr>
          <w:color w:val="1155cc"/>
          <w:u w:val="single"/>
        </w:rPr>
      </w:pPr>
      <w:hyperlink r:id="rId22">
        <w:r w:rsidDel="00000000" w:rsidR="00000000" w:rsidRPr="00000000">
          <w:rPr>
            <w:color w:val="1155cc"/>
            <w:u w:val="single"/>
            <w:rtl w:val="0"/>
          </w:rPr>
          <w:t xml:space="preserve">parent</w:t>
        </w:r>
      </w:hyperlink>
      <w:r w:rsidDel="00000000" w:rsidR="00000000" w:rsidRPr="00000000">
        <w:rPr>
          <w:rtl w:val="0"/>
        </w:rPr>
      </w:r>
    </w:p>
    <w:p w:rsidR="00000000" w:rsidDel="00000000" w:rsidP="00000000" w:rsidRDefault="00000000" w:rsidRPr="00000000" w14:paraId="0000001C">
      <w:pPr>
        <w:spacing w:before="60" w:line="276" w:lineRule="auto"/>
        <w:ind w:left="720" w:firstLine="0"/>
        <w:jc w:val="both"/>
        <w:rPr>
          <w:color w:val="1155cc"/>
          <w:u w:val="single"/>
        </w:rPr>
      </w:pPr>
      <w:hyperlink r:id="rId23">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1D">
      <w:pPr>
        <w:spacing w:before="60" w:line="276" w:lineRule="auto"/>
        <w:ind w:left="720" w:firstLine="0"/>
        <w:jc w:val="both"/>
        <w:rPr>
          <w:color w:val="1155cc"/>
          <w:u w:val="single"/>
        </w:rPr>
      </w:pPr>
      <w:hyperlink r:id="rId24">
        <w:r w:rsidDel="00000000" w:rsidR="00000000" w:rsidRPr="00000000">
          <w:rPr>
            <w:color w:val="1155cc"/>
            <w:u w:val="single"/>
            <w:rtl w:val="0"/>
          </w:rPr>
          <w:t xml:space="preserve">string</w:t>
        </w:r>
      </w:hyperlink>
      <w:r w:rsidDel="00000000" w:rsidR="00000000" w:rsidRPr="00000000">
        <w:rPr>
          <w:rtl w:val="0"/>
        </w:rPr>
      </w:r>
    </w:p>
    <w:p w:rsidR="00000000" w:rsidDel="00000000" w:rsidP="00000000" w:rsidRDefault="00000000" w:rsidRPr="00000000" w14:paraId="0000001E">
      <w:pPr>
        <w:spacing w:before="60" w:line="276" w:lineRule="auto"/>
        <w:ind w:left="720" w:firstLine="0"/>
        <w:jc w:val="both"/>
        <w:rPr>
          <w:color w:val="1155cc"/>
          <w:u w:val="single"/>
        </w:rPr>
      </w:pPr>
      <w:hyperlink r:id="rId25">
        <w:r w:rsidDel="00000000" w:rsidR="00000000" w:rsidRPr="00000000">
          <w:rPr>
            <w:color w:val="1155cc"/>
            <w:u w:val="single"/>
            <w:rtl w:val="0"/>
          </w:rPr>
          <w:t xml:space="preserve">next_sibling и previous_sibling</w:t>
        </w:r>
      </w:hyperlink>
      <w:r w:rsidDel="00000000" w:rsidR="00000000" w:rsidRPr="00000000">
        <w:rPr>
          <w:rtl w:val="0"/>
        </w:rPr>
      </w:r>
    </w:p>
    <w:p w:rsidR="00000000" w:rsidDel="00000000" w:rsidP="00000000" w:rsidRDefault="00000000" w:rsidRPr="00000000" w14:paraId="0000001F">
      <w:pPr>
        <w:spacing w:before="60" w:line="276" w:lineRule="auto"/>
        <w:ind w:left="720" w:firstLine="0"/>
        <w:jc w:val="both"/>
        <w:rPr>
          <w:color w:val="1155cc"/>
          <w:u w:val="single"/>
        </w:rPr>
      </w:pPr>
      <w:hyperlink r:id="rId26">
        <w:r w:rsidDel="00000000" w:rsidR="00000000" w:rsidRPr="00000000">
          <w:rPr>
            <w:color w:val="1155cc"/>
            <w:u w:val="single"/>
            <w:rtl w:val="0"/>
          </w:rPr>
          <w:t xml:space="preserve">next и previous</w:t>
        </w:r>
      </w:hyperlink>
      <w:r w:rsidDel="00000000" w:rsidR="00000000" w:rsidRPr="00000000">
        <w:rPr>
          <w:rtl w:val="0"/>
        </w:rPr>
      </w:r>
    </w:p>
    <w:p w:rsidR="00000000" w:rsidDel="00000000" w:rsidP="00000000" w:rsidRDefault="00000000" w:rsidRPr="00000000" w14:paraId="00000020">
      <w:pPr>
        <w:spacing w:before="60" w:line="276" w:lineRule="auto"/>
        <w:ind w:left="720" w:firstLine="0"/>
        <w:jc w:val="both"/>
        <w:rPr>
          <w:color w:val="1155cc"/>
          <w:u w:val="single"/>
        </w:rPr>
      </w:pPr>
      <w:hyperlink r:id="rId27">
        <w:r w:rsidDel="00000000" w:rsidR="00000000" w:rsidRPr="00000000">
          <w:rPr>
            <w:color w:val="1155cc"/>
            <w:u w:val="single"/>
            <w:rtl w:val="0"/>
          </w:rPr>
          <w:t xml:space="preserve">Итерации над объектом Tag</w:t>
        </w:r>
      </w:hyperlink>
      <w:r w:rsidDel="00000000" w:rsidR="00000000" w:rsidRPr="00000000">
        <w:rPr>
          <w:rtl w:val="0"/>
        </w:rPr>
      </w:r>
    </w:p>
    <w:p w:rsidR="00000000" w:rsidDel="00000000" w:rsidP="00000000" w:rsidRDefault="00000000" w:rsidRPr="00000000" w14:paraId="00000021">
      <w:pPr>
        <w:spacing w:before="60" w:line="276" w:lineRule="auto"/>
        <w:ind w:left="720" w:firstLine="0"/>
        <w:jc w:val="both"/>
        <w:rPr>
          <w:color w:val="1155cc"/>
          <w:u w:val="single"/>
        </w:rPr>
      </w:pPr>
      <w:hyperlink r:id="rId28">
        <w:r w:rsidDel="00000000" w:rsidR="00000000" w:rsidRPr="00000000">
          <w:rPr>
            <w:color w:val="1155cc"/>
            <w:u w:val="single"/>
            <w:rtl w:val="0"/>
          </w:rPr>
          <w:t xml:space="preserve">Используем имена тегов как элементы</w:t>
        </w:r>
      </w:hyperlink>
      <w:r w:rsidDel="00000000" w:rsidR="00000000" w:rsidRPr="00000000">
        <w:rPr>
          <w:rtl w:val="0"/>
        </w:rPr>
      </w:r>
    </w:p>
    <w:p w:rsidR="00000000" w:rsidDel="00000000" w:rsidP="00000000" w:rsidRDefault="00000000" w:rsidRPr="00000000" w14:paraId="00000022">
      <w:pPr>
        <w:spacing w:before="60" w:line="276" w:lineRule="auto"/>
        <w:ind w:left="360" w:firstLine="0"/>
        <w:jc w:val="both"/>
        <w:rPr>
          <w:color w:val="1155cc"/>
          <w:u w:val="single"/>
        </w:rPr>
      </w:pPr>
      <w:hyperlink r:id="rId29">
        <w:r w:rsidDel="00000000" w:rsidR="00000000" w:rsidRPr="00000000">
          <w:rPr>
            <w:color w:val="1155cc"/>
            <w:u w:val="single"/>
            <w:rtl w:val="0"/>
          </w:rPr>
          <w:t xml:space="preserve">Поиск в дереве синтаксического разбора</w:t>
        </w:r>
      </w:hyperlink>
      <w:r w:rsidDel="00000000" w:rsidR="00000000" w:rsidRPr="00000000">
        <w:rPr>
          <w:rtl w:val="0"/>
        </w:rPr>
      </w:r>
    </w:p>
    <w:p w:rsidR="00000000" w:rsidDel="00000000" w:rsidP="00000000" w:rsidRDefault="00000000" w:rsidRPr="00000000" w14:paraId="00000023">
      <w:pPr>
        <w:spacing w:before="60" w:line="276" w:lineRule="auto"/>
        <w:ind w:left="720" w:firstLine="0"/>
        <w:jc w:val="both"/>
        <w:rPr>
          <w:color w:val="1155cc"/>
          <w:u w:val="single"/>
        </w:rPr>
      </w:pPr>
      <w:hyperlink r:id="rId30">
        <w:r w:rsidDel="00000000" w:rsidR="00000000" w:rsidRPr="00000000">
          <w:rPr>
            <w:color w:val="1155cc"/>
            <w:u w:val="single"/>
            <w:rtl w:val="0"/>
          </w:rPr>
          <w:t xml:space="preserve">Основной метод поиска: find_all()</w:t>
        </w:r>
      </w:hyperlink>
      <w:r w:rsidDel="00000000" w:rsidR="00000000" w:rsidRPr="00000000">
        <w:rPr>
          <w:rtl w:val="0"/>
        </w:rPr>
      </w:r>
    </w:p>
    <w:p w:rsidR="00000000" w:rsidDel="00000000" w:rsidP="00000000" w:rsidRDefault="00000000" w:rsidRPr="00000000" w14:paraId="00000024">
      <w:pPr>
        <w:spacing w:before="60" w:line="276" w:lineRule="auto"/>
        <w:ind w:left="360" w:firstLine="0"/>
        <w:jc w:val="both"/>
        <w:rPr>
          <w:color w:val="1155cc"/>
          <w:u w:val="single"/>
        </w:rPr>
      </w:pPr>
      <w:hyperlink r:id="rId31">
        <w:r w:rsidDel="00000000" w:rsidR="00000000" w:rsidRPr="00000000">
          <w:rPr>
            <w:color w:val="1155cc"/>
            <w:u w:val="single"/>
            <w:rtl w:val="0"/>
          </w:rPr>
          <w:t xml:space="preserve">Дополнительные методы поиска внутри дерева синтаксического разбора</w:t>
        </w:r>
      </w:hyperlink>
      <w:r w:rsidDel="00000000" w:rsidR="00000000" w:rsidRPr="00000000">
        <w:rPr>
          <w:rtl w:val="0"/>
        </w:rPr>
      </w:r>
    </w:p>
    <w:p w:rsidR="00000000" w:rsidDel="00000000" w:rsidP="00000000" w:rsidRDefault="00000000" w:rsidRPr="00000000" w14:paraId="00000025">
      <w:pPr>
        <w:spacing w:before="60" w:line="276" w:lineRule="auto"/>
        <w:ind w:left="720" w:firstLine="0"/>
        <w:jc w:val="both"/>
        <w:rPr>
          <w:color w:val="1155cc"/>
          <w:u w:val="single"/>
        </w:rPr>
      </w:pPr>
      <w:hyperlink r:id="rId32">
        <w:r w:rsidDel="00000000" w:rsidR="00000000" w:rsidRPr="00000000">
          <w:rPr>
            <w:color w:val="1155cc"/>
            <w:u w:val="single"/>
            <w:rtl w:val="0"/>
          </w:rPr>
          <w:t xml:space="preserve">find(name, attrs, recursive, text, **kwargs)</w:t>
        </w:r>
      </w:hyperlink>
      <w:r w:rsidDel="00000000" w:rsidR="00000000" w:rsidRPr="00000000">
        <w:rPr>
          <w:rtl w:val="0"/>
        </w:rPr>
      </w:r>
    </w:p>
    <w:p w:rsidR="00000000" w:rsidDel="00000000" w:rsidP="00000000" w:rsidRDefault="00000000" w:rsidRPr="00000000" w14:paraId="00000026">
      <w:pPr>
        <w:spacing w:before="60" w:line="276" w:lineRule="auto"/>
        <w:ind w:left="720" w:firstLine="0"/>
        <w:jc w:val="both"/>
        <w:rPr>
          <w:color w:val="1155cc"/>
          <w:u w:val="single"/>
        </w:rPr>
      </w:pPr>
      <w:hyperlink r:id="rId33">
        <w:r w:rsidDel="00000000" w:rsidR="00000000" w:rsidRPr="00000000">
          <w:rPr>
            <w:color w:val="1155cc"/>
            <w:u w:val="single"/>
            <w:rtl w:val="0"/>
          </w:rPr>
          <w:t xml:space="preserve">find_next_siblings() и find_next_sibling()</w:t>
        </w:r>
      </w:hyperlink>
      <w:r w:rsidDel="00000000" w:rsidR="00000000" w:rsidRPr="00000000">
        <w:rPr>
          <w:rtl w:val="0"/>
        </w:rPr>
      </w:r>
    </w:p>
    <w:p w:rsidR="00000000" w:rsidDel="00000000" w:rsidP="00000000" w:rsidRDefault="00000000" w:rsidRPr="00000000" w14:paraId="00000027">
      <w:pPr>
        <w:spacing w:before="60" w:line="276" w:lineRule="auto"/>
        <w:ind w:left="720" w:firstLine="0"/>
        <w:jc w:val="both"/>
        <w:rPr>
          <w:color w:val="1155cc"/>
          <w:u w:val="single"/>
        </w:rPr>
      </w:pPr>
      <w:hyperlink r:id="rId34">
        <w:r w:rsidDel="00000000" w:rsidR="00000000" w:rsidRPr="00000000">
          <w:rPr>
            <w:color w:val="1155cc"/>
            <w:u w:val="single"/>
            <w:rtl w:val="0"/>
          </w:rPr>
          <w:t xml:space="preserve">find_previous_siblings() и find_previous_sibling()</w:t>
        </w:r>
      </w:hyperlink>
      <w:r w:rsidDel="00000000" w:rsidR="00000000" w:rsidRPr="00000000">
        <w:rPr>
          <w:rtl w:val="0"/>
        </w:rPr>
      </w:r>
    </w:p>
    <w:p w:rsidR="00000000" w:rsidDel="00000000" w:rsidP="00000000" w:rsidRDefault="00000000" w:rsidRPr="00000000" w14:paraId="00000028">
      <w:pPr>
        <w:spacing w:before="60" w:line="276" w:lineRule="auto"/>
        <w:ind w:left="720" w:firstLine="0"/>
        <w:jc w:val="both"/>
        <w:rPr>
          <w:color w:val="1155cc"/>
          <w:u w:val="single"/>
        </w:rPr>
      </w:pPr>
      <w:hyperlink r:id="rId35">
        <w:r w:rsidDel="00000000" w:rsidR="00000000" w:rsidRPr="00000000">
          <w:rPr>
            <w:color w:val="1155cc"/>
            <w:u w:val="single"/>
            <w:rtl w:val="0"/>
          </w:rPr>
          <w:t xml:space="preserve">find_all_next() и find_next()</w:t>
        </w:r>
      </w:hyperlink>
      <w:r w:rsidDel="00000000" w:rsidR="00000000" w:rsidRPr="00000000">
        <w:rPr>
          <w:rtl w:val="0"/>
        </w:rPr>
      </w:r>
    </w:p>
    <w:p w:rsidR="00000000" w:rsidDel="00000000" w:rsidP="00000000" w:rsidRDefault="00000000" w:rsidRPr="00000000" w14:paraId="00000029">
      <w:pPr>
        <w:spacing w:before="60" w:line="276" w:lineRule="auto"/>
        <w:ind w:left="720" w:firstLine="0"/>
        <w:jc w:val="both"/>
        <w:rPr>
          <w:color w:val="1155cc"/>
          <w:u w:val="single"/>
        </w:rPr>
      </w:pPr>
      <w:hyperlink r:id="rId36">
        <w:r w:rsidDel="00000000" w:rsidR="00000000" w:rsidRPr="00000000">
          <w:rPr>
            <w:color w:val="1155cc"/>
            <w:u w:val="single"/>
            <w:rtl w:val="0"/>
          </w:rPr>
          <w:t xml:space="preserve">find_all_previous() и find_previous()</w:t>
        </w:r>
      </w:hyperlink>
      <w:r w:rsidDel="00000000" w:rsidR="00000000" w:rsidRPr="00000000">
        <w:rPr>
          <w:rtl w:val="0"/>
        </w:rPr>
      </w:r>
    </w:p>
    <w:p w:rsidR="00000000" w:rsidDel="00000000" w:rsidP="00000000" w:rsidRDefault="00000000" w:rsidRPr="00000000" w14:paraId="0000002A">
      <w:pPr>
        <w:spacing w:before="60" w:line="276" w:lineRule="auto"/>
        <w:ind w:left="720" w:firstLine="0"/>
        <w:jc w:val="both"/>
        <w:rPr>
          <w:color w:val="1155cc"/>
          <w:u w:val="single"/>
        </w:rPr>
      </w:pPr>
      <w:hyperlink r:id="rId37">
        <w:r w:rsidDel="00000000" w:rsidR="00000000" w:rsidRPr="00000000">
          <w:rPr>
            <w:color w:val="1155cc"/>
            <w:u w:val="single"/>
            <w:rtl w:val="0"/>
          </w:rPr>
          <w:t xml:space="preserve">find_parents() и find_parent()</w:t>
        </w:r>
      </w:hyperlink>
      <w:r w:rsidDel="00000000" w:rsidR="00000000" w:rsidRPr="00000000">
        <w:rPr>
          <w:rtl w:val="0"/>
        </w:rPr>
      </w:r>
    </w:p>
    <w:p w:rsidR="00000000" w:rsidDel="00000000" w:rsidP="00000000" w:rsidRDefault="00000000" w:rsidRPr="00000000" w14:paraId="0000002B">
      <w:pPr>
        <w:spacing w:line="276" w:lineRule="auto"/>
        <w:jc w:val="both"/>
        <w:rPr>
          <w:color w:val="1155cc"/>
          <w:u w:val="single"/>
        </w:rPr>
      </w:pPr>
      <w:hyperlink r:id="rId38">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C">
      <w:pPr>
        <w:spacing w:before="60" w:line="276" w:lineRule="auto"/>
        <w:ind w:left="360" w:firstLine="0"/>
        <w:jc w:val="both"/>
        <w:rPr>
          <w:color w:val="1155cc"/>
          <w:u w:val="single"/>
        </w:rPr>
      </w:pPr>
      <w:hyperlink r:id="rId39">
        <w:r w:rsidDel="00000000" w:rsidR="00000000" w:rsidRPr="00000000">
          <w:rPr>
            <w:color w:val="1155cc"/>
            <w:u w:val="single"/>
            <w:rtl w:val="0"/>
          </w:rPr>
          <w:t xml:space="preserve">1 вариант</w:t>
        </w:r>
      </w:hyperlink>
      <w:r w:rsidDel="00000000" w:rsidR="00000000" w:rsidRPr="00000000">
        <w:rPr>
          <w:rtl w:val="0"/>
        </w:rPr>
      </w:r>
    </w:p>
    <w:p w:rsidR="00000000" w:rsidDel="00000000" w:rsidP="00000000" w:rsidRDefault="00000000" w:rsidRPr="00000000" w14:paraId="0000002D">
      <w:pPr>
        <w:spacing w:before="60" w:line="276" w:lineRule="auto"/>
        <w:ind w:left="360" w:firstLine="0"/>
        <w:jc w:val="both"/>
        <w:rPr>
          <w:color w:val="1155cc"/>
          <w:u w:val="single"/>
        </w:rPr>
      </w:pPr>
      <w:hyperlink r:id="rId40">
        <w:r w:rsidDel="00000000" w:rsidR="00000000" w:rsidRPr="00000000">
          <w:rPr>
            <w:color w:val="1155cc"/>
            <w:u w:val="single"/>
            <w:rtl w:val="0"/>
          </w:rPr>
          <w:t xml:space="preserve">2 вариант</w:t>
        </w:r>
      </w:hyperlink>
      <w:r w:rsidDel="00000000" w:rsidR="00000000" w:rsidRPr="00000000">
        <w:rPr>
          <w:rtl w:val="0"/>
        </w:rPr>
      </w:r>
    </w:p>
    <w:p w:rsidR="00000000" w:rsidDel="00000000" w:rsidP="00000000" w:rsidRDefault="00000000" w:rsidRPr="00000000" w14:paraId="0000002E">
      <w:pPr>
        <w:spacing w:after="80" w:line="276" w:lineRule="auto"/>
        <w:jc w:val="both"/>
        <w:rPr>
          <w:color w:val="1155cc"/>
          <w:u w:val="single"/>
        </w:rPr>
      </w:pPr>
      <w:hyperlink r:id="rId41">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F">
      <w:pPr>
        <w:spacing w:line="276" w:lineRule="auto"/>
        <w:jc w:val="both"/>
        <w:rPr>
          <w:i w:val="1"/>
          <w:color w:val="434343"/>
        </w:rPr>
      </w:pPr>
      <w:bookmarkStart w:colFirst="0" w:colLast="0" w:name="_1pkadxfvoxs" w:id="6"/>
      <w:bookmarkEnd w:id="6"/>
      <w:r w:rsidDel="00000000" w:rsidR="00000000" w:rsidRPr="00000000">
        <w:rPr>
          <w:i w:val="1"/>
          <w:color w:val="434343"/>
          <w:rtl w:val="0"/>
        </w:rPr>
        <w:t xml:space="preserve">При написании руководства были использованы ОС: Windows 10 x64, Python v3.7.2, PyCharm Edu v2019.3.2</w:t>
      </w:r>
    </w:p>
    <w:p w:rsidR="00000000" w:rsidDel="00000000" w:rsidP="00000000" w:rsidRDefault="00000000" w:rsidRPr="00000000" w14:paraId="00000030">
      <w:pPr>
        <w:spacing w:after="240" w:before="240" w:line="240" w:lineRule="auto"/>
        <w:rPr>
          <w:color w:val="434343"/>
          <w:u w:val="single"/>
        </w:rPr>
      </w:pPr>
      <w:r w:rsidDel="00000000" w:rsidR="00000000" w:rsidRPr="00000000">
        <w:rPr>
          <w:rtl w:val="0"/>
        </w:rPr>
      </w:r>
    </w:p>
    <w:p w:rsidR="00000000" w:rsidDel="00000000" w:rsidP="00000000" w:rsidRDefault="00000000" w:rsidRPr="00000000" w14:paraId="00000031">
      <w:pPr>
        <w:pStyle w:val="Heading1"/>
        <w:spacing w:line="276" w:lineRule="auto"/>
        <w:jc w:val="both"/>
        <w:rPr>
          <w:color w:val="434343"/>
          <w:sz w:val="36"/>
          <w:szCs w:val="36"/>
        </w:rPr>
      </w:pPr>
      <w:bookmarkStart w:colFirst="0" w:colLast="0" w:name="_jxtgd5jye4yq" w:id="7"/>
      <w:bookmarkEnd w:id="7"/>
      <w:r w:rsidDel="00000000" w:rsidR="00000000" w:rsidRPr="00000000">
        <w:rPr>
          <w:color w:val="434343"/>
          <w:sz w:val="36"/>
          <w:szCs w:val="36"/>
          <w:rtl w:val="0"/>
        </w:rPr>
        <w:t xml:space="preserve">HTML</w:t>
      </w:r>
    </w:p>
    <w:p w:rsidR="00000000" w:rsidDel="00000000" w:rsidP="00000000" w:rsidRDefault="00000000" w:rsidRPr="00000000" w14:paraId="00000032">
      <w:pPr>
        <w:spacing w:line="276" w:lineRule="auto"/>
        <w:jc w:val="both"/>
        <w:rPr>
          <w:color w:val="434343"/>
        </w:rPr>
      </w:pPr>
      <w:r w:rsidDel="00000000" w:rsidR="00000000" w:rsidRPr="00000000">
        <w:rPr>
          <w:color w:val="434343"/>
          <w:rtl w:val="0"/>
        </w:rPr>
        <w:t xml:space="preserve">HTML (HyperText Markup Language) язык гипертекстовой разметки. На нём написано большинство веб-страниц. Язык HTML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 Такие страницы обычно имеют расширения html или htm. </w:t>
      </w:r>
    </w:p>
    <w:p w:rsidR="00000000" w:rsidDel="00000000" w:rsidP="00000000" w:rsidRDefault="00000000" w:rsidRPr="00000000" w14:paraId="00000033">
      <w:pPr>
        <w:spacing w:line="276" w:lineRule="auto"/>
        <w:jc w:val="both"/>
        <w:rPr>
          <w:color w:val="434343"/>
        </w:rPr>
      </w:pPr>
      <w:r w:rsidDel="00000000" w:rsidR="00000000" w:rsidRPr="00000000">
        <w:rPr>
          <w:color w:val="434343"/>
          <w:rtl w:val="0"/>
        </w:rPr>
        <w:t xml:space="preserve">Сейчас актуальная версия HTML — 5.2, которая была представлена 14 декабря 2017 года. HTML5 оживил Всемирную паутину, в нём появились новые элементы, например тег &lt;video&gt; для вставки видеопотока и &lt;audio&gt; для аудиопотока. Большинство украшающих тегов, например &lt;center&gt; и &lt;font&gt;, были удалены, так как функции украшения HTML-страницы на себя взяли каскадные таблицы стилей (CSS). HTML5 также предоставляет доступ к API, с которыми можно работать при помощи языка JavaScript. </w:t>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pStyle w:val="Heading2"/>
        <w:spacing w:line="276" w:lineRule="auto"/>
        <w:jc w:val="both"/>
        <w:rPr>
          <w:color w:val="434343"/>
        </w:rPr>
      </w:pPr>
      <w:bookmarkStart w:colFirst="0" w:colLast="0" w:name="_bpkthbhmbums" w:id="8"/>
      <w:bookmarkEnd w:id="8"/>
      <w:r w:rsidDel="00000000" w:rsidR="00000000" w:rsidRPr="00000000">
        <w:rPr>
          <w:color w:val="434343"/>
          <w:sz w:val="28"/>
          <w:szCs w:val="28"/>
          <w:rtl w:val="0"/>
        </w:rPr>
        <w:t xml:space="preserve">Теги</w:t>
      </w:r>
      <w:r w:rsidDel="00000000" w:rsidR="00000000" w:rsidRPr="00000000">
        <w:rPr>
          <w:color w:val="434343"/>
          <w:rtl w:val="0"/>
        </w:rPr>
        <w:t xml:space="preserve"> </w:t>
      </w:r>
    </w:p>
    <w:p w:rsidR="00000000" w:rsidDel="00000000" w:rsidP="00000000" w:rsidRDefault="00000000" w:rsidRPr="00000000" w14:paraId="00000036">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основа языка HTML. Теги используются для разграничения начала и конца элементов в разметке. Каждый HTML-документ состоит из дерева HTML-элементов и текста. Каждый HTML-элемент обозначается начальным (открывающим) &lt;&gt; и конечным (закрывающим)&lt;/&gt; тегом. Открывающий и закрывающий теги содержат имя тега.</w:t>
      </w:r>
    </w:p>
    <w:p w:rsidR="00000000" w:rsidDel="00000000" w:rsidP="00000000" w:rsidRDefault="00000000" w:rsidRPr="00000000" w14:paraId="00000037">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color w:val="434343"/>
          <w:rtl w:val="0"/>
        </w:rPr>
        <w:t xml:space="preserve">Все HTML-элементы делятся на пять типов:</w:t>
      </w:r>
    </w:p>
    <w:p w:rsidR="00000000" w:rsidDel="00000000" w:rsidP="00000000" w:rsidRDefault="00000000" w:rsidRPr="00000000" w14:paraId="0000003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пустые элементы</w:t>
      </w:r>
      <w:r w:rsidDel="00000000" w:rsidR="00000000" w:rsidRPr="00000000">
        <w:rPr>
          <w:color w:val="434343"/>
          <w:rtl w:val="0"/>
        </w:rPr>
        <w:t xml:space="preserve"> — &lt;area&gt;, &lt;base&gt;, &lt;br&gt;, &lt;col&gt;, &lt;embed&gt;, &lt;hr&gt;, &lt;img&gt;, &lt;input&gt;, &lt;link&gt;, &lt;menuitem&gt;, &lt;meta&gt;, &lt;param&gt;, &lt;source&gt;, &lt;track&gt;, &lt;wbr&gt;;</w:t>
      </w:r>
    </w:p>
    <w:p w:rsidR="00000000" w:rsidDel="00000000" w:rsidP="00000000" w:rsidRDefault="00000000" w:rsidRPr="00000000" w14:paraId="0000003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с неформатированным текстом</w:t>
      </w:r>
      <w:r w:rsidDel="00000000" w:rsidR="00000000" w:rsidRPr="00000000">
        <w:rPr>
          <w:color w:val="434343"/>
          <w:rtl w:val="0"/>
        </w:rPr>
        <w:t xml:space="preserve"> — &lt;script&gt;, &lt;style&gt;;</w:t>
      </w:r>
    </w:p>
    <w:p w:rsidR="00000000" w:rsidDel="00000000" w:rsidP="00000000" w:rsidRDefault="00000000" w:rsidRPr="00000000" w14:paraId="0000003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выводящие неформатированный текст</w:t>
      </w:r>
      <w:r w:rsidDel="00000000" w:rsidR="00000000" w:rsidRPr="00000000">
        <w:rPr>
          <w:color w:val="434343"/>
          <w:rtl w:val="0"/>
        </w:rPr>
        <w:t xml:space="preserve"> — &lt;textarea&gt;, &lt;title&gt;;</w:t>
      </w:r>
    </w:p>
    <w:p w:rsidR="00000000" w:rsidDel="00000000" w:rsidP="00000000" w:rsidRDefault="00000000" w:rsidRPr="00000000" w14:paraId="0000003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из другого пространства имён</w:t>
      </w:r>
      <w:r w:rsidDel="00000000" w:rsidR="00000000" w:rsidRPr="00000000">
        <w:rPr>
          <w:color w:val="434343"/>
          <w:rtl w:val="0"/>
        </w:rPr>
        <w:t xml:space="preserve"> — MathML и SVG;</w:t>
      </w:r>
    </w:p>
    <w:p w:rsidR="00000000" w:rsidDel="00000000" w:rsidP="00000000" w:rsidRDefault="00000000" w:rsidRPr="00000000" w14:paraId="0000003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0" w:before="0" w:line="276" w:lineRule="auto"/>
        <w:ind w:left="720" w:hanging="360"/>
        <w:jc w:val="both"/>
        <w:rPr>
          <w:color w:val="434343"/>
          <w:sz w:val="20"/>
          <w:szCs w:val="20"/>
        </w:rPr>
      </w:pPr>
      <w:r w:rsidDel="00000000" w:rsidR="00000000" w:rsidRPr="00000000">
        <w:rPr>
          <w:b w:val="1"/>
          <w:color w:val="434343"/>
          <w:rtl w:val="0"/>
        </w:rPr>
        <w:t xml:space="preserve">обычные элементы</w:t>
      </w:r>
      <w:r w:rsidDel="00000000" w:rsidR="00000000" w:rsidRPr="00000000">
        <w:rPr>
          <w:color w:val="434343"/>
          <w:rtl w:val="0"/>
        </w:rPr>
        <w:t xml:space="preserve"> — все остальные элементы.</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rPr>
      </w:pPr>
      <w:r w:rsidDel="00000000" w:rsidR="00000000" w:rsidRPr="00000000">
        <w:rPr>
          <w:i w:val="1"/>
          <w:rtl w:val="0"/>
        </w:rPr>
        <w:t xml:space="preserve">Внутри тегов хранится большинство необходимой информации, поэтому важно не только находить данные правильно, но и верно определять, в каких тегах они находятся.</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40">
      <w:pPr>
        <w:pStyle w:val="Heading2"/>
        <w:spacing w:line="276" w:lineRule="auto"/>
        <w:jc w:val="both"/>
        <w:rPr>
          <w:color w:val="434343"/>
          <w:sz w:val="28"/>
          <w:szCs w:val="28"/>
        </w:rPr>
      </w:pPr>
      <w:bookmarkStart w:colFirst="0" w:colLast="0" w:name="_suvroqmewcwy" w:id="9"/>
      <w:bookmarkEnd w:id="9"/>
      <w:r w:rsidDel="00000000" w:rsidR="00000000" w:rsidRPr="00000000">
        <w:rPr>
          <w:color w:val="434343"/>
          <w:sz w:val="28"/>
          <w:szCs w:val="28"/>
          <w:rtl w:val="0"/>
        </w:rPr>
        <w:t xml:space="preserve">Структура страницы HTML</w:t>
      </w:r>
    </w:p>
    <w:p w:rsidR="00000000" w:rsidDel="00000000" w:rsidP="00000000" w:rsidRDefault="00000000" w:rsidRPr="00000000" w14:paraId="00000041">
      <w:pPr>
        <w:spacing w:line="276" w:lineRule="auto"/>
        <w:jc w:val="both"/>
        <w:rPr>
          <w:color w:val="434343"/>
        </w:rPr>
      </w:pPr>
      <w:r w:rsidDel="00000000" w:rsidR="00000000" w:rsidRPr="00000000">
        <w:rPr>
          <w:color w:val="434343"/>
          <w:rtl w:val="0"/>
        </w:rPr>
        <w:t xml:space="preserve">Пример HTML-страницы:</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meta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charset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"utf-8"</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(Это title) Пример страницы на HTML5</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"h1"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"h2"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"link1.html"</w:t>
            </w:r>
            <w:r w:rsidDel="00000000" w:rsidR="00000000" w:rsidRPr="00000000">
              <w:rPr>
                <w:rFonts w:ascii="Courier New" w:cs="Courier New" w:eastAsia="Courier New" w:hAnsi="Courier New"/>
                <w:color w:val="383a42"/>
                <w:shd w:fill="fafafa" w:val="clear"/>
                <w:rtl w:val="0"/>
              </w:rPr>
              <w:t xml:space="preserve">&gt;</w:t>
              <w:br w:type="textWrapping"/>
              <w:t xml:space="preserve">                        Первая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"link2.html"</w:t>
            </w:r>
            <w:r w:rsidDel="00000000" w:rsidR="00000000" w:rsidRPr="00000000">
              <w:rPr>
                <w:rFonts w:ascii="Courier New" w:cs="Courier New" w:eastAsia="Courier New" w:hAnsi="Courier New"/>
                <w:color w:val="383a42"/>
                <w:shd w:fill="fafafa" w:val="clear"/>
                <w:rtl w:val="0"/>
              </w:rPr>
              <w:t xml:space="preserve">&gt;</w:t>
              <w:br w:type="textWrapping"/>
              <w:t xml:space="preserve">                        Вторая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Текст абзаца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Блок "details", текст тега "summary"</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Абзац из блока "details"</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тега "time"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абзаца из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43">
      <w:pPr>
        <w:spacing w:line="276" w:lineRule="auto"/>
        <w:jc w:val="both"/>
        <w:rPr/>
      </w:pPr>
      <w:r w:rsidDel="00000000" w:rsidR="00000000" w:rsidRPr="00000000">
        <w:rPr>
          <w:rtl w:val="0"/>
        </w:rPr>
      </w:r>
    </w:p>
    <w:p w:rsidR="00000000" w:rsidDel="00000000" w:rsidP="00000000" w:rsidRDefault="00000000" w:rsidRPr="00000000" w14:paraId="00000044">
      <w:pPr>
        <w:spacing w:line="276" w:lineRule="auto"/>
        <w:jc w:val="both"/>
        <w:rPr>
          <w:color w:val="434343"/>
        </w:rPr>
      </w:pPr>
      <w:r w:rsidDel="00000000" w:rsidR="00000000" w:rsidRPr="00000000">
        <w:rPr>
          <w:color w:val="434343"/>
          <w:rtl w:val="0"/>
        </w:rPr>
        <w:t xml:space="preserve">Разберём эту страницу построчно:</w:t>
      </w:r>
    </w:p>
    <w:p w:rsidR="00000000" w:rsidDel="00000000" w:rsidP="00000000" w:rsidRDefault="00000000" w:rsidRPr="00000000" w14:paraId="00000045">
      <w:pPr>
        <w:numPr>
          <w:ilvl w:val="0"/>
          <w:numId w:val="8"/>
        </w:numPr>
        <w:spacing w:line="276" w:lineRule="auto"/>
        <w:ind w:left="720" w:hanging="360"/>
        <w:jc w:val="both"/>
        <w:rPr>
          <w:color w:val="434343"/>
        </w:rPr>
      </w:pPr>
      <w:r w:rsidDel="00000000" w:rsidR="00000000" w:rsidRPr="00000000">
        <w:rPr>
          <w:color w:val="434343"/>
          <w:rtl w:val="0"/>
        </w:rPr>
        <w:t xml:space="preserve">&lt;!DOCTYPE html&gt; — здесь мы объявляем, что это документ HTML версии 5. Для 4-й версии HTML эта строка будет следующей: </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 PUBLIC "-//W3C//DTD HTML 4.01//EN""http://www.w3.org/TR/html4/strict.dtd"&gt;</w:t>
            </w:r>
            <w:r w:rsidDel="00000000" w:rsidR="00000000" w:rsidRPr="00000000">
              <w:rPr>
                <w:rtl w:val="0"/>
              </w:rPr>
            </w:r>
          </w:p>
        </w:tc>
      </w:tr>
    </w:tbl>
    <w:p w:rsidR="00000000" w:rsidDel="00000000" w:rsidP="00000000" w:rsidRDefault="00000000" w:rsidRPr="00000000" w14:paraId="00000047">
      <w:pPr>
        <w:numPr>
          <w:ilvl w:val="0"/>
          <w:numId w:val="14"/>
        </w:numPr>
        <w:spacing w:after="0" w:afterAutospacing="0" w:before="200" w:line="276" w:lineRule="auto"/>
        <w:ind w:left="720" w:hanging="360"/>
        <w:jc w:val="both"/>
        <w:rPr>
          <w:color w:val="434343"/>
        </w:rPr>
      </w:pPr>
      <w:r w:rsidDel="00000000" w:rsidR="00000000" w:rsidRPr="00000000">
        <w:rPr>
          <w:color w:val="434343"/>
          <w:rtl w:val="0"/>
        </w:rPr>
        <w:t xml:space="preserve">html — элемент, включающий всю веб-страницу;</w:t>
      </w:r>
    </w:p>
    <w:p w:rsidR="00000000" w:rsidDel="00000000" w:rsidP="00000000" w:rsidRDefault="00000000" w:rsidRPr="00000000" w14:paraId="00000048">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 — головная часть HTML-страницы: в ней обычно описываются метатеги документа, подключаются дополнительные таблицы стилей и JavaScript, объявляется title страницы (текст, который будет выведен в заголовке окна или вкладки браузера) — всё, что касается мета- и описательной информации HTML-страницы;</w:t>
      </w:r>
    </w:p>
    <w:p w:rsidR="00000000" w:rsidDel="00000000" w:rsidP="00000000" w:rsidRDefault="00000000" w:rsidRPr="00000000" w14:paraId="00000049">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body — тег, внутри которого описывается основное содержимое страницы;</w:t>
      </w:r>
    </w:p>
    <w:p w:rsidR="00000000" w:rsidDel="00000000" w:rsidP="00000000" w:rsidRDefault="00000000" w:rsidRPr="00000000" w14:paraId="0000004A">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header — именованный тег, определяющий заглавие страницы. Содержит в себе теги hgroup — логическое объединение заголовков, если их несколько;</w:t>
      </w:r>
    </w:p>
    <w:p w:rsidR="00000000" w:rsidDel="00000000" w:rsidP="00000000" w:rsidRDefault="00000000" w:rsidRPr="00000000" w14:paraId="0000004B">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hX — заголовок, где X — число от 1 до 6 (по стандарту). X — индекс, обозначающий уровень заголовка: чем меньше число, тем главнее заголовок и тем крупнее шрифт по умолчанию;</w:t>
      </w:r>
    </w:p>
    <w:p w:rsidR="00000000" w:rsidDel="00000000" w:rsidP="00000000" w:rsidRDefault="00000000" w:rsidRPr="00000000" w14:paraId="0000004C">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nav — именованный навигационный тег, внутри которого обычно располагают элементы для навигации, такие как menu, ul, li;</w:t>
      </w:r>
    </w:p>
    <w:p w:rsidR="00000000" w:rsidDel="00000000" w:rsidP="00000000" w:rsidRDefault="00000000" w:rsidRPr="00000000" w14:paraId="0000004D">
      <w:pPr>
        <w:numPr>
          <w:ilvl w:val="0"/>
          <w:numId w:val="14"/>
        </w:numPr>
        <w:spacing w:before="0" w:beforeAutospacing="0" w:line="276" w:lineRule="auto"/>
        <w:ind w:left="720" w:hanging="360"/>
        <w:jc w:val="both"/>
        <w:rPr>
          <w:color w:val="434343"/>
        </w:rPr>
      </w:pPr>
      <w:r w:rsidDel="00000000" w:rsidR="00000000" w:rsidRPr="00000000">
        <w:rPr>
          <w:color w:val="434343"/>
          <w:rtl w:val="0"/>
        </w:rPr>
        <w:t xml:space="preserve">section — элемент, крайне распространённый в одностраничных приложениях и посадочных страницах.</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434343"/>
          <w:rtl w:val="0"/>
        </w:rPr>
        <w:t xml:space="preserve">Полный список тегов с удобной группировкой — в руководстве:</w:t>
      </w:r>
      <w:r w:rsidDel="00000000" w:rsidR="00000000" w:rsidRPr="00000000">
        <w:rPr>
          <w:rtl w:val="0"/>
        </w:rPr>
        <w:t xml:space="preserve"> </w:t>
      </w:r>
      <w:hyperlink r:id="rId42">
        <w:r w:rsidDel="00000000" w:rsidR="00000000" w:rsidRPr="00000000">
          <w:rPr>
            <w:color w:val="1155cc"/>
            <w:u w:val="single"/>
            <w:rtl w:val="0"/>
          </w:rPr>
          <w:t xml:space="preserve">HTML 5.2. теги: HTML5BOOK.RU</w:t>
        </w:r>
      </w:hyperlink>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50">
      <w:pPr>
        <w:pStyle w:val="Heading2"/>
        <w:spacing w:line="276" w:lineRule="auto"/>
        <w:jc w:val="both"/>
        <w:rPr>
          <w:color w:val="434343"/>
          <w:sz w:val="28"/>
          <w:szCs w:val="28"/>
        </w:rPr>
      </w:pPr>
      <w:bookmarkStart w:colFirst="0" w:colLast="0" w:name="_7ujm9pvj9ilz" w:id="10"/>
      <w:bookmarkEnd w:id="10"/>
      <w:r w:rsidDel="00000000" w:rsidR="00000000" w:rsidRPr="00000000">
        <w:rPr>
          <w:color w:val="434343"/>
          <w:sz w:val="28"/>
          <w:szCs w:val="28"/>
          <w:rtl w:val="0"/>
        </w:rPr>
        <w:t xml:space="preserve">Атрибуты тегов и их значения</w:t>
      </w:r>
    </w:p>
    <w:p w:rsidR="00000000" w:rsidDel="00000000" w:rsidP="00000000" w:rsidRDefault="00000000" w:rsidRPr="00000000" w14:paraId="00000051">
      <w:pPr>
        <w:shd w:fill="ffffff" w:val="clear"/>
        <w:spacing w:after="100" w:before="100" w:line="276" w:lineRule="auto"/>
        <w:jc w:val="both"/>
        <w:rPr>
          <w:color w:val="434343"/>
        </w:rPr>
      </w:pPr>
      <w:r w:rsidDel="00000000" w:rsidR="00000000" w:rsidRPr="00000000">
        <w:rPr>
          <w:color w:val="434343"/>
          <w:rtl w:val="0"/>
        </w:rPr>
        <w:t xml:space="preserve">У тега могут быть свойства, называемые </w:t>
      </w:r>
      <w:r w:rsidDel="00000000" w:rsidR="00000000" w:rsidRPr="00000000">
        <w:rPr>
          <w:i w:val="1"/>
          <w:color w:val="434343"/>
          <w:rtl w:val="0"/>
        </w:rPr>
        <w:t xml:space="preserve">атрибутами,</w:t>
      </w:r>
      <w:r w:rsidDel="00000000" w:rsidR="00000000" w:rsidRPr="00000000">
        <w:rPr>
          <w:color w:val="434343"/>
          <w:rtl w:val="0"/>
        </w:rPr>
        <w:t xml:space="preserve"> дающие дополнительные возможности форматирования текста. Они записываются в виде сочетания имени атрибута и значения, причём текстовые значения заключаются в кавычки.</w:t>
      </w:r>
    </w:p>
    <w:p w:rsidR="00000000" w:rsidDel="00000000" w:rsidP="00000000" w:rsidRDefault="00000000" w:rsidRPr="00000000" w14:paraId="00000052">
      <w:pPr>
        <w:shd w:fill="ffffff" w:val="clear"/>
        <w:spacing w:after="100" w:before="100" w:line="276" w:lineRule="auto"/>
        <w:jc w:val="both"/>
        <w:rPr>
          <w:color w:val="434343"/>
        </w:rPr>
      </w:pPr>
      <w:r w:rsidDel="00000000" w:rsidR="00000000" w:rsidRPr="00000000">
        <w:rPr>
          <w:color w:val="434343"/>
          <w:rtl w:val="0"/>
        </w:rPr>
        <w:t xml:space="preserve">Например, можно выделить фрагмент текста определённым шрифтом, используя тег &lt;font&gt; и указав в этом теге название шрифта </w:t>
      </w:r>
      <w:r w:rsidDel="00000000" w:rsidR="00000000" w:rsidRPr="00000000">
        <w:rPr>
          <w:b w:val="1"/>
          <w:color w:val="434343"/>
          <w:rtl w:val="0"/>
        </w:rPr>
        <w:t xml:space="preserve">face</w:t>
      </w:r>
      <w:r w:rsidDel="00000000" w:rsidR="00000000" w:rsidRPr="00000000">
        <w:rPr>
          <w:color w:val="434343"/>
          <w:rtl w:val="0"/>
        </w:rPr>
        <w:t xml:space="preserve"> и желаемый размер </w:t>
      </w:r>
      <w:r w:rsidDel="00000000" w:rsidR="00000000" w:rsidRPr="00000000">
        <w:rPr>
          <w:b w:val="1"/>
          <w:color w:val="434343"/>
          <w:rtl w:val="0"/>
        </w:rPr>
        <w:t xml:space="preserve">size</w:t>
      </w:r>
      <w:r w:rsidDel="00000000" w:rsidR="00000000" w:rsidRPr="00000000">
        <w:rPr>
          <w:color w:val="434343"/>
          <w:rtl w:val="0"/>
        </w:rPr>
        <w:t xml:space="preserve">: </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face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"Times, Arial, Courier"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size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&gt; Оформляемый текст &lt;/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color w:val="434343"/>
        </w:rPr>
      </w:pPr>
      <w:r w:rsidDel="00000000" w:rsidR="00000000" w:rsidRPr="00000000">
        <w:rPr>
          <w:i w:val="1"/>
          <w:color w:val="434343"/>
          <w:rtl w:val="0"/>
        </w:rPr>
        <w:t xml:space="preserve">Обращайте внимание на атрибуты: они помогают идентифицировать нужные вам теги и очень часто делают их уникальными, тем самым упрощая методы их поиска.</w:t>
      </w:r>
    </w:p>
    <w:p w:rsidR="00000000" w:rsidDel="00000000" w:rsidP="00000000" w:rsidRDefault="00000000" w:rsidRPr="00000000" w14:paraId="00000057">
      <w:pPr>
        <w:pStyle w:val="Heading2"/>
        <w:spacing w:line="276" w:lineRule="auto"/>
        <w:jc w:val="both"/>
        <w:rPr>
          <w:sz w:val="20"/>
          <w:szCs w:val="20"/>
        </w:rPr>
      </w:pPr>
      <w:bookmarkStart w:colFirst="0" w:colLast="0" w:name="_2g70qjcg0w9x" w:id="11"/>
      <w:bookmarkEnd w:id="11"/>
      <w:r w:rsidDel="00000000" w:rsidR="00000000" w:rsidRPr="00000000">
        <w:rPr>
          <w:rtl w:val="0"/>
        </w:rPr>
      </w:r>
    </w:p>
    <w:p w:rsidR="00000000" w:rsidDel="00000000" w:rsidP="00000000" w:rsidRDefault="00000000" w:rsidRPr="00000000" w14:paraId="00000058">
      <w:pPr>
        <w:pStyle w:val="Heading3"/>
        <w:spacing w:before="0" w:line="276" w:lineRule="auto"/>
        <w:jc w:val="both"/>
        <w:rPr>
          <w:color w:val="434343"/>
        </w:rPr>
      </w:pPr>
      <w:bookmarkStart w:colFirst="0" w:colLast="0" w:name="_d6h9givjm8rc" w:id="12"/>
      <w:bookmarkEnd w:id="12"/>
      <w:r w:rsidDel="00000000" w:rsidR="00000000" w:rsidRPr="00000000">
        <w:rPr>
          <w:color w:val="434343"/>
          <w:rtl w:val="0"/>
        </w:rPr>
        <w:t xml:space="preserve">Атрибут class</w:t>
      </w:r>
    </w:p>
    <w:p w:rsidR="00000000" w:rsidDel="00000000" w:rsidP="00000000" w:rsidRDefault="00000000" w:rsidRPr="00000000" w14:paraId="00000059">
      <w:pPr>
        <w:spacing w:line="276" w:lineRule="auto"/>
        <w:jc w:val="both"/>
        <w:rPr>
          <w:color w:val="434343"/>
          <w:highlight w:val="white"/>
        </w:rPr>
      </w:pPr>
      <w:r w:rsidDel="00000000" w:rsidR="00000000" w:rsidRPr="00000000">
        <w:rPr>
          <w:color w:val="434343"/>
          <w:highlight w:val="white"/>
          <w:rtl w:val="0"/>
        </w:rPr>
        <w:t xml:space="preserve">С помощью классов очень часто задают стили для одного и более элементов, объединенных каким то логическим смыслом (например товары из категории </w:t>
      </w:r>
      <w:r w:rsidDel="00000000" w:rsidR="00000000" w:rsidRPr="00000000">
        <w:rPr>
          <w:color w:val="434343"/>
          <w:rtl w:val="0"/>
        </w:rPr>
        <w:t xml:space="preserve">«продукты»</w:t>
      </w:r>
      <w:r w:rsidDel="00000000" w:rsidR="00000000" w:rsidRPr="00000000">
        <w:rPr>
          <w:color w:val="434343"/>
          <w:highlight w:val="white"/>
          <w:rtl w:val="0"/>
        </w:rPr>
        <w:t xml:space="preserve"> в интернет магазине). Для этого чаще всего стараются использовать одинаковые имена класса в разных местах страницы или даже на разных страницах сайта:</w:t>
      </w:r>
    </w:p>
    <w:p w:rsidR="00000000" w:rsidDel="00000000" w:rsidP="00000000" w:rsidRDefault="00000000" w:rsidRPr="00000000" w14:paraId="0000005A">
      <w:pPr>
        <w:spacing w:line="276" w:lineRule="auto"/>
        <w:jc w:val="both"/>
        <w:rPr>
          <w:color w:val="000000"/>
        </w:rPr>
      </w:pPr>
      <w:r w:rsidDel="00000000" w:rsidR="00000000" w:rsidRPr="00000000">
        <w:rPr>
          <w:color w:val="000000"/>
          <w:highlight w:val="white"/>
        </w:rPr>
        <w:drawing>
          <wp:inline distB="114300" distT="114300" distL="114300" distR="114300">
            <wp:extent cx="5591175" cy="2066925"/>
            <wp:effectExtent b="0" l="0" r="0" t="0"/>
            <wp:docPr id="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5911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both"/>
        <w:rPr>
          <w:b w:val="1"/>
          <w:color w:val="000000"/>
        </w:rPr>
      </w:pPr>
      <w:r w:rsidDel="00000000" w:rsidR="00000000" w:rsidRPr="00000000">
        <w:rPr>
          <w:b w:val="1"/>
          <w:color w:val="000000"/>
          <w:rtl w:val="0"/>
        </w:rPr>
        <w:t xml:space="preserve">Важно!</w:t>
      </w:r>
    </w:p>
    <w:p w:rsidR="00000000" w:rsidDel="00000000" w:rsidP="00000000" w:rsidRDefault="00000000" w:rsidRPr="00000000" w14:paraId="0000005C">
      <w:pPr>
        <w:spacing w:after="0" w:before="0" w:line="276" w:lineRule="auto"/>
        <w:jc w:val="both"/>
        <w:rPr>
          <w:i w:val="1"/>
          <w:color w:val="000000"/>
        </w:rPr>
      </w:pPr>
      <w:r w:rsidDel="00000000" w:rsidR="00000000" w:rsidRPr="00000000">
        <w:rPr>
          <w:i w:val="1"/>
          <w:color w:val="000000"/>
          <w:rtl w:val="0"/>
        </w:rPr>
        <w:t xml:space="preserve">Один элемент может имеет </w:t>
      </w:r>
      <w:r w:rsidDel="00000000" w:rsidR="00000000" w:rsidRPr="00000000">
        <w:rPr>
          <w:b w:val="1"/>
          <w:i w:val="1"/>
          <w:color w:val="000000"/>
          <w:u w:val="single"/>
          <w:rtl w:val="0"/>
        </w:rPr>
        <w:t xml:space="preserve">несколько</w:t>
      </w:r>
      <w:r w:rsidDel="00000000" w:rsidR="00000000" w:rsidRPr="00000000">
        <w:rPr>
          <w:i w:val="1"/>
          <w:color w:val="000000"/>
          <w:rtl w:val="0"/>
        </w:rPr>
        <w:t xml:space="preserve"> атрибутов класса! В этом случае их значения перечисляются через пробел.</w:t>
      </w:r>
    </w:p>
    <w:p w:rsidR="00000000" w:rsidDel="00000000" w:rsidP="00000000" w:rsidRDefault="00000000" w:rsidRPr="00000000" w14:paraId="0000005D">
      <w:pPr>
        <w:spacing w:line="276" w:lineRule="auto"/>
        <w:jc w:val="both"/>
        <w:rPr>
          <w:color w:val="000000"/>
        </w:rPr>
      </w:pPr>
      <w:r w:rsidDel="00000000" w:rsidR="00000000" w:rsidRPr="00000000">
        <w:rPr>
          <w:color w:val="000000"/>
        </w:rPr>
        <w:drawing>
          <wp:inline distB="114300" distT="114300" distL="114300" distR="114300">
            <wp:extent cx="3133725" cy="352425"/>
            <wp:effectExtent b="0" l="0" r="0" t="0"/>
            <wp:docPr id="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1337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jc w:val="both"/>
        <w:rPr>
          <w:color w:val="000000"/>
        </w:rPr>
      </w:pPr>
      <w:r w:rsidDel="00000000" w:rsidR="00000000" w:rsidRPr="00000000">
        <w:rPr>
          <w:rtl w:val="0"/>
        </w:rPr>
      </w:r>
    </w:p>
    <w:p w:rsidR="00000000" w:rsidDel="00000000" w:rsidP="00000000" w:rsidRDefault="00000000" w:rsidRPr="00000000" w14:paraId="0000005F">
      <w:pPr>
        <w:pStyle w:val="Heading3"/>
        <w:spacing w:before="0" w:line="276" w:lineRule="auto"/>
        <w:jc w:val="both"/>
        <w:rPr>
          <w:color w:val="434343"/>
        </w:rPr>
      </w:pPr>
      <w:bookmarkStart w:colFirst="0" w:colLast="0" w:name="_m91usbdqt8xq" w:id="13"/>
      <w:bookmarkEnd w:id="13"/>
      <w:r w:rsidDel="00000000" w:rsidR="00000000" w:rsidRPr="00000000">
        <w:rPr>
          <w:color w:val="434343"/>
          <w:rtl w:val="0"/>
        </w:rPr>
        <w:t xml:space="preserve">Атрибут id</w:t>
      </w:r>
    </w:p>
    <w:p w:rsidR="00000000" w:rsidDel="00000000" w:rsidP="00000000" w:rsidRDefault="00000000" w:rsidRPr="00000000" w14:paraId="00000060">
      <w:pPr>
        <w:spacing w:line="276" w:lineRule="auto"/>
        <w:jc w:val="both"/>
        <w:rPr>
          <w:color w:val="434343"/>
          <w:highlight w:val="white"/>
        </w:rPr>
      </w:pPr>
      <w:r w:rsidDel="00000000" w:rsidR="00000000" w:rsidRPr="00000000">
        <w:rPr>
          <w:color w:val="434343"/>
          <w:highlight w:val="white"/>
          <w:rtl w:val="0"/>
        </w:rPr>
        <w:t xml:space="preserve">Идентификатор однозначно определяет </w:t>
      </w:r>
      <w:r w:rsidDel="00000000" w:rsidR="00000000" w:rsidRPr="00000000">
        <w:rPr>
          <w:b w:val="1"/>
          <w:color w:val="434343"/>
          <w:highlight w:val="white"/>
          <w:rtl w:val="0"/>
        </w:rPr>
        <w:t xml:space="preserve">один</w:t>
      </w:r>
      <w:r w:rsidDel="00000000" w:rsidR="00000000" w:rsidRPr="00000000">
        <w:rPr>
          <w:color w:val="434343"/>
          <w:highlight w:val="white"/>
          <w:rtl w:val="0"/>
        </w:rPr>
        <w:t xml:space="preserve"> конкретный элемент. Значение</w:t>
      </w:r>
      <w:r w:rsidDel="00000000" w:rsidR="00000000" w:rsidRPr="00000000">
        <w:rPr>
          <w:color w:val="434343"/>
          <w:rtl w:val="0"/>
        </w:rPr>
        <w:t xml:space="preserve"> id</w:t>
      </w:r>
      <w:r w:rsidDel="00000000" w:rsidR="00000000" w:rsidRPr="00000000">
        <w:rPr>
          <w:color w:val="434343"/>
          <w:highlight w:val="white"/>
          <w:rtl w:val="0"/>
        </w:rPr>
        <w:t xml:space="preserve"> должно быть уникальным, на одной странице может встречаться только один раз. Благодаря этому атрибуту мы можем однозначно точно выбрать именно нужный нам элемент на странице.</w:t>
      </w:r>
    </w:p>
    <w:p w:rsidR="00000000" w:rsidDel="00000000" w:rsidP="00000000" w:rsidRDefault="00000000" w:rsidRPr="00000000" w14:paraId="00000061">
      <w:pPr>
        <w:spacing w:line="276" w:lineRule="auto"/>
        <w:jc w:val="both"/>
        <w:rPr>
          <w:color w:val="000000"/>
          <w:highlight w:val="white"/>
        </w:rPr>
      </w:pPr>
      <w:r w:rsidDel="00000000" w:rsidR="00000000" w:rsidRPr="00000000">
        <w:rPr>
          <w:color w:val="000000"/>
          <w:highlight w:val="white"/>
        </w:rPr>
        <w:drawing>
          <wp:inline distB="114300" distT="114300" distL="114300" distR="114300">
            <wp:extent cx="3238500" cy="361950"/>
            <wp:effectExtent b="0" l="0" r="0" t="0"/>
            <wp:docPr id="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238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both"/>
        <w:rPr>
          <w:color w:val="434343"/>
        </w:rPr>
      </w:pPr>
      <w:r w:rsidDel="00000000" w:rsidR="00000000" w:rsidRPr="00000000">
        <w:rPr>
          <w:color w:val="434343"/>
          <w:rtl w:val="0"/>
        </w:rPr>
        <w:t xml:space="preserve">На рисунке классы у элементов одинаковые, но id — разные.</w:t>
      </w:r>
    </w:p>
    <w:p w:rsidR="00000000" w:rsidDel="00000000" w:rsidP="00000000" w:rsidRDefault="00000000" w:rsidRPr="00000000" w14:paraId="00000063">
      <w:pPr>
        <w:spacing w:after="200" w:before="0" w:line="276" w:lineRule="auto"/>
        <w:jc w:val="both"/>
        <w:rPr/>
      </w:pPr>
      <w:r w:rsidDel="00000000" w:rsidR="00000000" w:rsidRPr="00000000">
        <w:rPr>
          <w:rtl w:val="0"/>
        </w:rPr>
      </w:r>
    </w:p>
    <w:p w:rsidR="00000000" w:rsidDel="00000000" w:rsidP="00000000" w:rsidRDefault="00000000" w:rsidRPr="00000000" w14:paraId="00000064">
      <w:pPr>
        <w:pStyle w:val="Heading1"/>
        <w:spacing w:before="0" w:line="276" w:lineRule="auto"/>
        <w:jc w:val="both"/>
        <w:rPr>
          <w:color w:val="434343"/>
          <w:sz w:val="36"/>
          <w:szCs w:val="36"/>
        </w:rPr>
      </w:pPr>
      <w:bookmarkStart w:colFirst="0" w:colLast="0" w:name="_3dy6vkm" w:id="14"/>
      <w:bookmarkEnd w:id="14"/>
      <w:r w:rsidDel="00000000" w:rsidR="00000000" w:rsidRPr="00000000">
        <w:rPr>
          <w:color w:val="434343"/>
          <w:sz w:val="36"/>
          <w:szCs w:val="36"/>
          <w:rtl w:val="0"/>
        </w:rPr>
        <w:t xml:space="preserve">DOM</w:t>
      </w:r>
    </w:p>
    <w:p w:rsidR="00000000" w:rsidDel="00000000" w:rsidP="00000000" w:rsidRDefault="00000000" w:rsidRPr="00000000" w14:paraId="00000065">
      <w:pPr>
        <w:shd w:fill="ffffff" w:val="clear"/>
        <w:spacing w:after="100" w:before="100" w:line="276" w:lineRule="auto"/>
        <w:jc w:val="both"/>
        <w:rPr>
          <w:color w:val="434343"/>
        </w:rPr>
      </w:pPr>
      <w:r w:rsidDel="00000000" w:rsidR="00000000" w:rsidRPr="00000000">
        <w:rPr>
          <w:color w:val="434343"/>
          <w:rtl w:val="0"/>
        </w:rPr>
        <w:t xml:space="preserve">DOM (от </w:t>
      </w:r>
      <w:hyperlink r:id="rId46">
        <w:r w:rsidDel="00000000" w:rsidR="00000000" w:rsidRPr="00000000">
          <w:rPr>
            <w:color w:val="0b0080"/>
            <w:u w:val="single"/>
            <w:rtl w:val="0"/>
          </w:rPr>
          <w:t xml:space="preserve">англ.</w:t>
        </w:r>
      </w:hyperlink>
      <w:r w:rsidDel="00000000" w:rsidR="00000000" w:rsidRPr="00000000">
        <w:rPr>
          <w:color w:val="222222"/>
          <w:rtl w:val="0"/>
        </w:rPr>
        <w:t xml:space="preserve"> </w:t>
      </w:r>
      <w:r w:rsidDel="00000000" w:rsidR="00000000" w:rsidRPr="00000000">
        <w:rPr>
          <w:i w:val="1"/>
          <w:color w:val="434343"/>
          <w:rtl w:val="0"/>
        </w:rPr>
        <w:t xml:space="preserve">Document Object Model</w:t>
      </w:r>
      <w:r w:rsidDel="00000000" w:rsidR="00000000" w:rsidRPr="00000000">
        <w:rPr>
          <w:color w:val="434343"/>
          <w:rtl w:val="0"/>
        </w:rPr>
        <w:t xml:space="preserve"> — «объектная модель документа») — это не зависящий от платформы и языка </w:t>
      </w:r>
      <w:hyperlink r:id="rId47">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48">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49">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0">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51">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52">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066">
      <w:pPr>
        <w:shd w:fill="ffffff" w:val="clear"/>
        <w:spacing w:after="100" w:before="100" w:line="276" w:lineRule="auto"/>
        <w:jc w:val="both"/>
        <w:rPr>
          <w:color w:val="434343"/>
        </w:rPr>
      </w:pPr>
      <w:r w:rsidDel="00000000" w:rsidR="00000000" w:rsidRPr="00000000">
        <w:rPr>
          <w:color w:val="434343"/>
          <w:rtl w:val="0"/>
        </w:rPr>
        <w:t xml:space="preserve">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может быть: </w:t>
      </w:r>
    </w:p>
    <w:p w:rsidR="00000000" w:rsidDel="00000000" w:rsidP="00000000" w:rsidRDefault="00000000" w:rsidRPr="00000000" w14:paraId="00000067">
      <w:pPr>
        <w:numPr>
          <w:ilvl w:val="0"/>
          <w:numId w:val="13"/>
        </w:numPr>
        <w:shd w:fill="ffffff" w:val="clear"/>
        <w:spacing w:after="0" w:afterAutospacing="0" w:before="100" w:line="276" w:lineRule="auto"/>
        <w:ind w:left="720" w:hanging="360"/>
        <w:jc w:val="both"/>
        <w:rPr>
          <w:color w:val="434343"/>
        </w:rPr>
      </w:pPr>
      <w:r w:rsidDel="00000000" w:rsidR="00000000" w:rsidRPr="00000000">
        <w:rPr>
          <w:color w:val="434343"/>
          <w:rtl w:val="0"/>
        </w:rPr>
        <w:t xml:space="preserve">элементом, </w:t>
      </w:r>
    </w:p>
    <w:p w:rsidR="00000000" w:rsidDel="00000000" w:rsidP="00000000" w:rsidRDefault="00000000" w:rsidRPr="00000000" w14:paraId="00000068">
      <w:pPr>
        <w:numPr>
          <w:ilvl w:val="0"/>
          <w:numId w:val="13"/>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атрибутом, </w:t>
      </w:r>
    </w:p>
    <w:p w:rsidR="00000000" w:rsidDel="00000000" w:rsidP="00000000" w:rsidRDefault="00000000" w:rsidRPr="00000000" w14:paraId="00000069">
      <w:pPr>
        <w:numPr>
          <w:ilvl w:val="0"/>
          <w:numId w:val="13"/>
        </w:numPr>
        <w:shd w:fill="ffffff" w:val="clear"/>
        <w:spacing w:after="100" w:before="0" w:beforeAutospacing="0" w:line="276" w:lineRule="auto"/>
        <w:ind w:left="720" w:hanging="360"/>
        <w:jc w:val="both"/>
        <w:rPr>
          <w:color w:val="434343"/>
        </w:rPr>
      </w:pPr>
      <w:r w:rsidDel="00000000" w:rsidR="00000000" w:rsidRPr="00000000">
        <w:rPr>
          <w:color w:val="434343"/>
          <w:rtl w:val="0"/>
        </w:rPr>
        <w:t xml:space="preserve">текстовым, графическим или любым другим объектом. </w:t>
      </w:r>
    </w:p>
    <w:p w:rsidR="00000000" w:rsidDel="00000000" w:rsidP="00000000" w:rsidRDefault="00000000" w:rsidRPr="00000000" w14:paraId="0000006A">
      <w:pPr>
        <w:shd w:fill="ffffff" w:val="clear"/>
        <w:spacing w:after="100" w:before="100" w:line="276" w:lineRule="auto"/>
        <w:jc w:val="both"/>
        <w:rPr>
          <w:color w:val="434343"/>
        </w:rPr>
      </w:pPr>
      <w:r w:rsidDel="00000000" w:rsidR="00000000" w:rsidRPr="00000000">
        <w:rPr>
          <w:color w:val="434343"/>
          <w:rtl w:val="0"/>
        </w:rPr>
        <w:t xml:space="preserve">Узлы связаны между собой отношениями «родительский-дочерний».</w:t>
      </w:r>
    </w:p>
    <w:p w:rsidR="00000000" w:rsidDel="00000000" w:rsidP="00000000" w:rsidRDefault="00000000" w:rsidRPr="00000000" w14:paraId="0000006B">
      <w:pPr>
        <w:shd w:fill="ffffff" w:val="clear"/>
        <w:spacing w:after="100" w:before="100" w:line="276" w:lineRule="auto"/>
        <w:jc w:val="both"/>
        <w:rPr>
          <w:color w:val="434343"/>
        </w:rPr>
      </w:pPr>
      <w:r w:rsidDel="00000000" w:rsidR="00000000" w:rsidRPr="00000000">
        <w:rPr>
          <w:color w:val="434343"/>
          <w:rtl w:val="0"/>
        </w:rPr>
        <w:t xml:space="preserve">Изначально различные</w:t>
      </w:r>
      <w:r w:rsidDel="00000000" w:rsidR="00000000" w:rsidRPr="00000000">
        <w:rPr>
          <w:color w:val="222222"/>
          <w:rtl w:val="0"/>
        </w:rPr>
        <w:t xml:space="preserve"> </w:t>
      </w:r>
      <w:hyperlink r:id="rId53">
        <w:r w:rsidDel="00000000" w:rsidR="00000000" w:rsidRPr="00000000">
          <w:rPr>
            <w:color w:val="0b0080"/>
            <w:u w:val="single"/>
            <w:rtl w:val="0"/>
          </w:rPr>
          <w:t xml:space="preserve">браузеры</w:t>
        </w:r>
      </w:hyperlink>
      <w:r w:rsidDel="00000000" w:rsidR="00000000" w:rsidRPr="00000000">
        <w:rPr>
          <w:color w:val="222222"/>
          <w:rtl w:val="0"/>
        </w:rPr>
        <w:t xml:space="preserve"> </w:t>
      </w:r>
      <w:r w:rsidDel="00000000" w:rsidR="00000000" w:rsidRPr="00000000">
        <w:rPr>
          <w:color w:val="434343"/>
          <w:rtl w:val="0"/>
        </w:rPr>
        <w:t xml:space="preserve">имели собственные модели документов (DOM), несовместимые с остальными. Для обеспечения взаимной и обратной совместимости специалисты международного консорциума</w:t>
      </w:r>
      <w:r w:rsidDel="00000000" w:rsidR="00000000" w:rsidRPr="00000000">
        <w:rPr>
          <w:color w:val="222222"/>
          <w:rtl w:val="0"/>
        </w:rPr>
        <w:t xml:space="preserve"> </w:t>
      </w:r>
      <w:hyperlink r:id="rId54">
        <w:r w:rsidDel="00000000" w:rsidR="00000000" w:rsidRPr="00000000">
          <w:rPr>
            <w:color w:val="0b0080"/>
            <w:u w:val="single"/>
            <w:rtl w:val="0"/>
          </w:rPr>
          <w:t xml:space="preserve">W3C</w:t>
        </w:r>
      </w:hyperlink>
      <w:r w:rsidDel="00000000" w:rsidR="00000000" w:rsidRPr="00000000">
        <w:rPr>
          <w:color w:val="222222"/>
          <w:rtl w:val="0"/>
        </w:rPr>
        <w:t xml:space="preserve"> </w:t>
      </w:r>
      <w:r w:rsidDel="00000000" w:rsidR="00000000" w:rsidRPr="00000000">
        <w:rPr>
          <w:color w:val="434343"/>
          <w:rtl w:val="0"/>
        </w:rPr>
        <w:t xml:space="preserve">классифицировали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rsidR="00000000" w:rsidDel="00000000" w:rsidP="00000000" w:rsidRDefault="00000000" w:rsidRPr="00000000" w14:paraId="0000006C">
      <w:pPr>
        <w:spacing w:line="276" w:lineRule="auto"/>
        <w:jc w:val="both"/>
        <w:rPr/>
      </w:pPr>
      <w:r w:rsidDel="00000000" w:rsidR="00000000" w:rsidRPr="00000000">
        <w:rPr>
          <w:rtl w:val="0"/>
        </w:rPr>
      </w:r>
    </w:p>
    <w:p w:rsidR="00000000" w:rsidDel="00000000" w:rsidP="00000000" w:rsidRDefault="00000000" w:rsidRPr="00000000" w14:paraId="0000006D">
      <w:pPr>
        <w:pStyle w:val="Heading2"/>
        <w:spacing w:line="276" w:lineRule="auto"/>
        <w:jc w:val="both"/>
        <w:rPr>
          <w:b w:val="0"/>
          <w:color w:val="434343"/>
          <w:sz w:val="28"/>
          <w:szCs w:val="28"/>
        </w:rPr>
      </w:pPr>
      <w:bookmarkStart w:colFirst="0" w:colLast="0" w:name="_ccr0nffl2ymx" w:id="15"/>
      <w:bookmarkEnd w:id="15"/>
      <w:r w:rsidDel="00000000" w:rsidR="00000000" w:rsidRPr="00000000">
        <w:rPr>
          <w:color w:val="434343"/>
          <w:sz w:val="28"/>
          <w:szCs w:val="28"/>
          <w:rtl w:val="0"/>
        </w:rPr>
        <w:t xml:space="preserve">Уровни DOM</w:t>
      </w:r>
      <w:r w:rsidDel="00000000" w:rsidR="00000000" w:rsidRPr="00000000">
        <w:rPr>
          <w:rtl w:val="0"/>
        </w:rPr>
      </w:r>
    </w:p>
    <w:p w:rsidR="00000000" w:rsidDel="00000000" w:rsidP="00000000" w:rsidRDefault="00000000" w:rsidRPr="00000000" w14:paraId="0000006E">
      <w:pPr>
        <w:spacing w:line="276" w:lineRule="auto"/>
        <w:jc w:val="both"/>
        <w:rPr>
          <w:color w:val="434343"/>
        </w:rPr>
      </w:pPr>
      <w:r w:rsidDel="00000000" w:rsidR="00000000" w:rsidRPr="00000000">
        <w:rPr>
          <w:color w:val="434343"/>
          <w:rtl w:val="0"/>
        </w:rPr>
        <w:t xml:space="preserve">Модель DOM имеет несколько уровней. Каждый новый уровень расширяет функционал предыдущего:</w:t>
      </w:r>
    </w:p>
    <w:p w:rsidR="00000000" w:rsidDel="00000000" w:rsidP="00000000" w:rsidRDefault="00000000" w:rsidRPr="00000000" w14:paraId="0000006F">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Уровень 1 включает в себя поддержку XML 1.0 и HTML (управление деревом, перемещение по дереву) без пространства имён (этот уровень существовал ещё до разделения модели на уровни).</w:t>
      </w:r>
    </w:p>
    <w:p w:rsidR="00000000" w:rsidDel="00000000" w:rsidP="00000000" w:rsidRDefault="00000000" w:rsidRPr="00000000" w14:paraId="0000007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2 поддерживает пространства имён XML и CSS.</w:t>
      </w:r>
    </w:p>
    <w:p w:rsidR="00000000" w:rsidDel="00000000" w:rsidP="00000000" w:rsidRDefault="00000000" w:rsidRPr="00000000" w14:paraId="00000071">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3 состоит из 6 спецификаций:</w:t>
      </w:r>
    </w:p>
    <w:p w:rsidR="00000000" w:rsidDel="00000000" w:rsidP="00000000" w:rsidRDefault="00000000" w:rsidRPr="00000000" w14:paraId="00000072">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a. DOM Level 3 Core.</w:t>
      </w:r>
    </w:p>
    <w:p w:rsidR="00000000" w:rsidDel="00000000" w:rsidP="00000000" w:rsidRDefault="00000000" w:rsidRPr="00000000" w14:paraId="00000073">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b. DOM Level 3 Load and Save.</w:t>
      </w:r>
    </w:p>
    <w:p w:rsidR="00000000" w:rsidDel="00000000" w:rsidP="00000000" w:rsidRDefault="00000000" w:rsidRPr="00000000" w14:paraId="00000074">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c. DOM Level 3 XPath.</w:t>
      </w:r>
    </w:p>
    <w:p w:rsidR="00000000" w:rsidDel="00000000" w:rsidP="00000000" w:rsidRDefault="00000000" w:rsidRPr="00000000" w14:paraId="00000075">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d. DOM Level 3 Views and Formatting.</w:t>
      </w:r>
    </w:p>
    <w:p w:rsidR="00000000" w:rsidDel="00000000" w:rsidP="00000000" w:rsidRDefault="00000000" w:rsidRPr="00000000" w14:paraId="00000076">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e. DOM Level 3 Requirements.</w:t>
      </w:r>
    </w:p>
    <w:p w:rsidR="00000000" w:rsidDel="00000000" w:rsidP="00000000" w:rsidRDefault="00000000" w:rsidRPr="00000000" w14:paraId="00000077">
      <w:pPr>
        <w:numPr>
          <w:ilvl w:val="0"/>
          <w:numId w:val="15"/>
        </w:numPr>
        <w:spacing w:before="0" w:beforeAutospacing="0" w:line="276" w:lineRule="auto"/>
        <w:ind w:left="1275.5905511811022" w:hanging="360"/>
        <w:jc w:val="both"/>
        <w:rPr>
          <w:color w:val="434343"/>
        </w:rPr>
      </w:pPr>
      <w:r w:rsidDel="00000000" w:rsidR="00000000" w:rsidRPr="00000000">
        <w:rPr>
          <w:color w:val="434343"/>
          <w:rtl w:val="0"/>
        </w:rPr>
        <w:t xml:space="preserve">f. DOM Level 3 Validation.</w:t>
      </w:r>
    </w:p>
    <w:p w:rsidR="00000000" w:rsidDel="00000000" w:rsidP="00000000" w:rsidRDefault="00000000" w:rsidRPr="00000000" w14:paraId="00000078">
      <w:pPr>
        <w:spacing w:line="276" w:lineRule="auto"/>
        <w:jc w:val="both"/>
        <w:rPr>
          <w:color w:val="434343"/>
        </w:rPr>
      </w:pPr>
      <w:r w:rsidDel="00000000" w:rsidR="00000000" w:rsidRPr="00000000">
        <w:rPr>
          <w:color w:val="434343"/>
          <w:rtl w:val="0"/>
        </w:rPr>
        <w:t xml:space="preserve">Для лучшего понимания DOM рассмотрим пример простой HTML-страницы:</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PAGE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&gt;Раздел&lt;/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&gt;Параграф&lt;/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7A">
      <w:pPr>
        <w:spacing w:line="276" w:lineRule="auto"/>
        <w:jc w:val="both"/>
        <w:rPr>
          <w:color w:val="434343"/>
        </w:rPr>
      </w:pPr>
      <w:r w:rsidDel="00000000" w:rsidR="00000000" w:rsidRPr="00000000">
        <w:rPr>
          <w:rtl w:val="0"/>
        </w:rPr>
        <w:br w:type="textWrapping"/>
      </w:r>
      <w:r w:rsidDel="00000000" w:rsidR="00000000" w:rsidRPr="00000000">
        <w:rPr>
          <w:color w:val="434343"/>
          <w:rtl w:val="0"/>
        </w:rPr>
        <w:t xml:space="preserve">В виде DOM она будет представлена так:</w:t>
      </w:r>
    </w:p>
    <w:p w:rsidR="00000000" w:rsidDel="00000000" w:rsidP="00000000" w:rsidRDefault="00000000" w:rsidRPr="00000000" w14:paraId="0000007B">
      <w:pPr>
        <w:spacing w:line="276" w:lineRule="auto"/>
        <w:jc w:val="both"/>
        <w:rPr/>
      </w:pPr>
      <w:r w:rsidDel="00000000" w:rsidR="00000000" w:rsidRPr="00000000">
        <w:rPr/>
        <w:drawing>
          <wp:inline distB="114300" distT="114300" distL="114300" distR="114300">
            <wp:extent cx="2955292" cy="3562667"/>
            <wp:effectExtent b="0" l="0" r="0" t="0"/>
            <wp:docPr id="8"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955292" cy="356266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line="276" w:lineRule="auto"/>
        <w:jc w:val="both"/>
        <w:rPr/>
      </w:pPr>
      <w:bookmarkStart w:colFirst="0" w:colLast="0" w:name="_rkivl865nwkt" w:id="16"/>
      <w:bookmarkEnd w:id="16"/>
      <w:r w:rsidDel="00000000" w:rsidR="00000000" w:rsidRPr="00000000">
        <w:rPr>
          <w:rtl w:val="0"/>
        </w:rPr>
      </w:r>
    </w:p>
    <w:p w:rsidR="00000000" w:rsidDel="00000000" w:rsidP="00000000" w:rsidRDefault="00000000" w:rsidRPr="00000000" w14:paraId="0000007D">
      <w:pPr>
        <w:spacing w:line="276" w:lineRule="auto"/>
        <w:jc w:val="both"/>
        <w:rPr>
          <w:color w:val="434343"/>
        </w:rPr>
      </w:pPr>
      <w:r w:rsidDel="00000000" w:rsidR="00000000" w:rsidRPr="00000000">
        <w:rPr>
          <w:color w:val="434343"/>
          <w:rtl w:val="0"/>
        </w:rPr>
        <w:t xml:space="preserve">В представленном дереве два типа узлов:</w:t>
      </w:r>
    </w:p>
    <w:p w:rsidR="00000000" w:rsidDel="00000000" w:rsidP="00000000" w:rsidRDefault="00000000" w:rsidRPr="00000000" w14:paraId="0000007E">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теги — узлы дерева, за их счёт выстроена структура дерева, его вложенность;</w:t>
      </w:r>
    </w:p>
    <w:p w:rsidR="00000000" w:rsidDel="00000000" w:rsidP="00000000" w:rsidRDefault="00000000" w:rsidRPr="00000000" w14:paraId="0000007F">
      <w:pPr>
        <w:numPr>
          <w:ilvl w:val="0"/>
          <w:numId w:val="16"/>
        </w:numPr>
        <w:spacing w:before="0" w:beforeAutospacing="0" w:line="276" w:lineRule="auto"/>
        <w:ind w:left="720" w:hanging="360"/>
        <w:jc w:val="both"/>
        <w:rPr>
          <w:color w:val="434343"/>
        </w:rPr>
      </w:pPr>
      <w:r w:rsidDel="00000000" w:rsidR="00000000" w:rsidRPr="00000000">
        <w:rPr>
          <w:color w:val="434343"/>
          <w:rtl w:val="0"/>
        </w:rPr>
        <w:t xml:space="preserve">текст — обозначены как text, содержат исключительно строку текста.</w:t>
      </w:r>
    </w:p>
    <w:p w:rsidR="00000000" w:rsidDel="00000000" w:rsidP="00000000" w:rsidRDefault="00000000" w:rsidRPr="00000000" w14:paraId="00000080">
      <w:pPr>
        <w:spacing w:line="276" w:lineRule="auto"/>
        <w:jc w:val="both"/>
        <w:rPr>
          <w:color w:val="434343"/>
        </w:rPr>
      </w:pPr>
      <w:r w:rsidDel="00000000" w:rsidR="00000000" w:rsidRPr="00000000">
        <w:rPr>
          <w:color w:val="434343"/>
          <w:rtl w:val="0"/>
        </w:rPr>
        <w:t xml:space="preserve">При построении модели DOM учитываются и переносы строк, и пробелы.</w:t>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pStyle w:val="Heading1"/>
        <w:spacing w:before="0" w:line="276" w:lineRule="auto"/>
        <w:jc w:val="both"/>
        <w:rPr>
          <w:color w:val="434343"/>
          <w:sz w:val="36"/>
          <w:szCs w:val="36"/>
        </w:rPr>
      </w:pPr>
      <w:bookmarkStart w:colFirst="0" w:colLast="0" w:name="_fslkrpxgncbw" w:id="17"/>
      <w:bookmarkEnd w:id="17"/>
      <w:r w:rsidDel="00000000" w:rsidR="00000000" w:rsidRPr="00000000">
        <w:rPr>
          <w:color w:val="434343"/>
          <w:sz w:val="36"/>
          <w:szCs w:val="36"/>
          <w:rtl w:val="0"/>
        </w:rPr>
        <w:t xml:space="preserve">Beautiful Soup для сбора данных в HTML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spacing w:line="276" w:lineRule="auto"/>
        <w:jc w:val="both"/>
        <w:rPr>
          <w:color w:val="434343"/>
          <w:sz w:val="28"/>
          <w:szCs w:val="28"/>
        </w:rPr>
      </w:pPr>
      <w:bookmarkStart w:colFirst="0" w:colLast="0" w:name="_1y24j1o9ad6" w:id="18"/>
      <w:bookmarkEnd w:id="18"/>
      <w:r w:rsidDel="00000000" w:rsidR="00000000" w:rsidRPr="00000000">
        <w:rPr>
          <w:color w:val="434343"/>
          <w:sz w:val="28"/>
          <w:szCs w:val="28"/>
          <w:rtl w:val="0"/>
        </w:rPr>
        <w:t xml:space="preserve">Установка и начало работы</w:t>
      </w:r>
    </w:p>
    <w:p w:rsidR="00000000" w:rsidDel="00000000" w:rsidP="00000000" w:rsidRDefault="00000000" w:rsidRPr="00000000" w14:paraId="00000085">
      <w:pPr>
        <w:spacing w:line="276" w:lineRule="auto"/>
        <w:jc w:val="both"/>
        <w:rPr>
          <w:color w:val="434343"/>
        </w:rPr>
      </w:pPr>
      <w:r w:rsidDel="00000000" w:rsidR="00000000" w:rsidRPr="00000000">
        <w:rPr>
          <w:color w:val="434343"/>
          <w:rtl w:val="0"/>
        </w:rPr>
        <w:t xml:space="preserve">Парсить HTML мы будем с применением парсера lxml, который преобразует наш HTML-код в DOM, а обрабатывать полученную структуру — с помощью библиотеки Beautiful Soup. Для начала работы установим их, введя команды в терминале:</w:t>
      </w:r>
    </w:p>
    <w:tbl>
      <w:tblPr>
        <w:tblStyle w:val="Table5"/>
        <w:tblW w:w="96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15"/>
        <w:tblGridChange w:id="0">
          <w:tblGrid>
            <w:gridCol w:w="9615"/>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pip install bs4</w:t>
              <w:br w:type="textWrapping"/>
              <w:t xml:space="preserve">pip install lxml</w:t>
            </w:r>
            <w:r w:rsidDel="00000000" w:rsidR="00000000" w:rsidRPr="00000000">
              <w:rPr>
                <w:rtl w:val="0"/>
              </w:rPr>
            </w:r>
          </w:p>
        </w:tc>
      </w:tr>
    </w:tbl>
    <w:p w:rsidR="00000000" w:rsidDel="00000000" w:rsidP="00000000" w:rsidRDefault="00000000" w:rsidRPr="00000000" w14:paraId="00000087">
      <w:pPr>
        <w:spacing w:after="0" w:before="0" w:line="276" w:lineRule="auto"/>
        <w:jc w:val="both"/>
        <w:rPr/>
      </w:pPr>
      <w:r w:rsidDel="00000000" w:rsidR="00000000" w:rsidRPr="00000000">
        <w:rPr>
          <w:rtl w:val="0"/>
        </w:rPr>
      </w:r>
    </w:p>
    <w:p w:rsidR="00000000" w:rsidDel="00000000" w:rsidP="00000000" w:rsidRDefault="00000000" w:rsidRPr="00000000" w14:paraId="00000088">
      <w:pPr>
        <w:spacing w:before="0" w:line="276" w:lineRule="auto"/>
        <w:jc w:val="both"/>
        <w:rPr>
          <w:color w:val="434343"/>
        </w:rPr>
      </w:pPr>
      <w:r w:rsidDel="00000000" w:rsidR="00000000" w:rsidRPr="00000000">
        <w:rPr>
          <w:color w:val="434343"/>
          <w:rtl w:val="0"/>
        </w:rPr>
        <w:t xml:space="preserve">Подключить Beautiful Soup к вашему приложению можно с помощью одной из ниже приведенных строк:</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99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#Для обработки HTML</w:t>
              <w:br w:type="textWrapping"/>
              <w:t xml:space="preserve">from bs4 import BeautifulStoneSoup    #Для обработки XML</w:t>
              <w:br w:type="textWrapping"/>
              <w:t xml:space="preserve">import bs4                            #Для обработки и того и другого</w:t>
            </w:r>
            <w:r w:rsidDel="00000000" w:rsidR="00000000" w:rsidRPr="00000000">
              <w:rPr>
                <w:rtl w:val="0"/>
              </w:rPr>
            </w:r>
          </w:p>
        </w:tc>
      </w:tr>
    </w:tbl>
    <w:p w:rsidR="00000000" w:rsidDel="00000000" w:rsidP="00000000" w:rsidRDefault="00000000" w:rsidRPr="00000000" w14:paraId="0000008A">
      <w:pPr>
        <w:spacing w:after="0" w:before="0" w:line="276" w:lineRule="auto"/>
        <w:jc w:val="both"/>
        <w:rPr/>
      </w:pPr>
      <w:r w:rsidDel="00000000" w:rsidR="00000000" w:rsidRPr="00000000">
        <w:rPr>
          <w:rtl w:val="0"/>
        </w:rPr>
      </w:r>
    </w:p>
    <w:p w:rsidR="00000000" w:rsidDel="00000000" w:rsidP="00000000" w:rsidRDefault="00000000" w:rsidRPr="00000000" w14:paraId="0000008B">
      <w:pPr>
        <w:spacing w:before="0" w:line="276" w:lineRule="auto"/>
        <w:jc w:val="both"/>
        <w:rPr>
          <w:color w:val="434343"/>
        </w:rPr>
      </w:pPr>
      <w:r w:rsidDel="00000000" w:rsidR="00000000" w:rsidRPr="00000000">
        <w:rPr>
          <w:color w:val="434343"/>
          <w:rtl w:val="0"/>
        </w:rPr>
        <w:t xml:space="preserve">Для просмотра основных возможностей Beautiful Soup будем рассматривать простую HTML-страницу:</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8D">
      <w:pPr>
        <w:spacing w:after="0" w:before="0" w:line="276" w:lineRule="auto"/>
        <w:jc w:val="both"/>
        <w:rPr>
          <w:color w:val="434343"/>
        </w:rPr>
      </w:pPr>
      <w:r w:rsidDel="00000000" w:rsidR="00000000" w:rsidRPr="00000000">
        <w:rPr>
          <w:rtl w:val="0"/>
        </w:rPr>
        <w:br w:type="textWrapping"/>
      </w:r>
      <w:r w:rsidDel="00000000" w:rsidR="00000000" w:rsidRPr="00000000">
        <w:rPr>
          <w:color w:val="434343"/>
          <w:rtl w:val="0"/>
        </w:rPr>
        <w:t xml:space="preserve">Чтобы начать работу с Beautifull Soup, необходимо выполнить get-запрос, и распарсим текст ответа от сервера с помощью подключенного парсера lxml:</w:t>
      </w:r>
    </w:p>
    <w:tbl>
      <w:tblPr>
        <w:tblStyle w:val="Table8"/>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bl>
    <w:p w:rsidR="00000000" w:rsidDel="00000000" w:rsidP="00000000" w:rsidRDefault="00000000" w:rsidRPr="00000000" w14:paraId="0000008E">
      <w:pPr>
        <w:widowControl w:val="0"/>
        <w:spacing w:after="0" w:before="0" w:line="276" w:lineRule="auto"/>
        <w:rPr>
          <w:rFonts w:ascii="Consolas" w:cs="Consolas" w:eastAsia="Consolas" w:hAnsi="Consolas"/>
          <w:color w:val="a9b7c6"/>
        </w:rPr>
      </w:pP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as bs</w:t>
              <w:br w:type="textWrapping"/>
              <w:t xml:space="preserve">import requests</w:t>
              <w:br w:type="textWrapping"/>
              <w:t xml:space="preserve">response = requests.get('http://example.com').text</w:t>
              <w:br w:type="textWrapping"/>
              <w:t xml:space="preserve">soup = bs(response,'lxml')                              #получаем экземпляр класса bs             </w:t>
            </w:r>
            <w:r w:rsidDel="00000000" w:rsidR="00000000" w:rsidRPr="00000000">
              <w:rPr>
                <w:rtl w:val="0"/>
              </w:rPr>
            </w:r>
          </w:p>
        </w:tc>
      </w:tr>
    </w:tbl>
    <w:p w:rsidR="00000000" w:rsidDel="00000000" w:rsidP="00000000" w:rsidRDefault="00000000" w:rsidRPr="00000000" w14:paraId="00000090">
      <w:pPr>
        <w:spacing w:after="0" w:before="0" w:line="276" w:lineRule="auto"/>
        <w:jc w:val="both"/>
        <w:rPr/>
      </w:pPr>
      <w:r w:rsidDel="00000000" w:rsidR="00000000" w:rsidRPr="00000000">
        <w:rPr>
          <w:rtl w:val="0"/>
        </w:rPr>
      </w:r>
    </w:p>
    <w:p w:rsidR="00000000" w:rsidDel="00000000" w:rsidP="00000000" w:rsidRDefault="00000000" w:rsidRPr="00000000" w14:paraId="00000091">
      <w:pPr>
        <w:spacing w:after="0" w:before="0" w:line="276" w:lineRule="auto"/>
        <w:jc w:val="both"/>
        <w:rPr/>
      </w:pPr>
      <w:r w:rsidDel="00000000" w:rsidR="00000000" w:rsidRPr="00000000">
        <w:rPr>
          <w:rtl w:val="0"/>
        </w:rPr>
      </w:r>
    </w:p>
    <w:p w:rsidR="00000000" w:rsidDel="00000000" w:rsidP="00000000" w:rsidRDefault="00000000" w:rsidRPr="00000000" w14:paraId="00000092">
      <w:pPr>
        <w:pStyle w:val="Heading2"/>
        <w:spacing w:line="276" w:lineRule="auto"/>
        <w:jc w:val="both"/>
        <w:rPr>
          <w:color w:val="434343"/>
          <w:sz w:val="28"/>
          <w:szCs w:val="28"/>
        </w:rPr>
      </w:pPr>
      <w:bookmarkStart w:colFirst="0" w:colLast="0" w:name="_taewhii3is74" w:id="19"/>
      <w:bookmarkEnd w:id="19"/>
      <w:r w:rsidDel="00000000" w:rsidR="00000000" w:rsidRPr="00000000">
        <w:rPr>
          <w:color w:val="434343"/>
          <w:sz w:val="28"/>
          <w:szCs w:val="28"/>
          <w:rtl w:val="0"/>
        </w:rPr>
        <w:t xml:space="preserve">Дерево синтаксического разбора</w:t>
      </w:r>
    </w:p>
    <w:p w:rsidR="00000000" w:rsidDel="00000000" w:rsidP="00000000" w:rsidRDefault="00000000" w:rsidRPr="00000000" w14:paraId="00000093">
      <w:pPr>
        <w:spacing w:line="276" w:lineRule="auto"/>
        <w:jc w:val="both"/>
        <w:rPr>
          <w:color w:val="434343"/>
        </w:rPr>
      </w:pPr>
      <w:r w:rsidDel="00000000" w:rsidR="00000000" w:rsidRPr="00000000">
        <w:rPr>
          <w:color w:val="434343"/>
          <w:rtl w:val="0"/>
        </w:rPr>
        <w:t xml:space="preserve">Дерево синтаксического разбора — структуры данных Beautiful Soup, которые создаются по мере синтаксического разбора документа. Объект парсера (экземпляр класса BeautifulSoup или BeautifulStoneSoup) обладает большой глубиной вложенности связанных структур данных, соответствующих структуре документа XML или HTML. Объект парсера состоит из объектов двух других типов: </w:t>
      </w:r>
    </w:p>
    <w:p w:rsidR="00000000" w:rsidDel="00000000" w:rsidP="00000000" w:rsidRDefault="00000000" w:rsidRPr="00000000" w14:paraId="00000094">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объектов </w:t>
      </w:r>
      <w:r w:rsidDel="00000000" w:rsidR="00000000" w:rsidRPr="00000000">
        <w:rPr>
          <w:b w:val="1"/>
          <w:color w:val="434343"/>
          <w:rtl w:val="0"/>
        </w:rPr>
        <w:t xml:space="preserve">Tag</w:t>
      </w:r>
      <w:r w:rsidDel="00000000" w:rsidR="00000000" w:rsidRPr="00000000">
        <w:rPr>
          <w:color w:val="434343"/>
          <w:rtl w:val="0"/>
        </w:rPr>
        <w:t xml:space="preserve">, которые соответствуют тегам, к примеру, тегу &lt;div&gt; и тегу &lt;p&gt;; </w:t>
      </w:r>
    </w:p>
    <w:p w:rsidR="00000000" w:rsidDel="00000000" w:rsidP="00000000" w:rsidRDefault="00000000" w:rsidRPr="00000000" w14:paraId="00000095">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объекты </w:t>
      </w:r>
      <w:r w:rsidDel="00000000" w:rsidR="00000000" w:rsidRPr="00000000">
        <w:rPr>
          <w:b w:val="1"/>
          <w:color w:val="434343"/>
          <w:rtl w:val="0"/>
        </w:rPr>
        <w:t xml:space="preserve">NavigableString</w:t>
      </w:r>
      <w:r w:rsidDel="00000000" w:rsidR="00000000" w:rsidRPr="00000000">
        <w:rPr>
          <w:color w:val="434343"/>
          <w:rtl w:val="0"/>
        </w:rPr>
        <w:t xml:space="preserve">, соответствующие таким строкам, как Page title или This is paragraph.</w:t>
      </w:r>
    </w:p>
    <w:p w:rsidR="00000000" w:rsidDel="00000000" w:rsidP="00000000" w:rsidRDefault="00000000" w:rsidRPr="00000000" w14:paraId="00000096">
      <w:pPr>
        <w:pStyle w:val="Heading2"/>
        <w:spacing w:line="276" w:lineRule="auto"/>
        <w:jc w:val="both"/>
        <w:rPr>
          <w:color w:val="434343"/>
          <w:sz w:val="20"/>
          <w:szCs w:val="20"/>
        </w:rPr>
      </w:pPr>
      <w:bookmarkStart w:colFirst="0" w:colLast="0" w:name="_b88sebdiz0fg" w:id="20"/>
      <w:bookmarkEnd w:id="20"/>
      <w:r w:rsidDel="00000000" w:rsidR="00000000" w:rsidRPr="00000000">
        <w:rPr>
          <w:rtl w:val="0"/>
        </w:rPr>
      </w:r>
    </w:p>
    <w:p w:rsidR="00000000" w:rsidDel="00000000" w:rsidP="00000000" w:rsidRDefault="00000000" w:rsidRPr="00000000" w14:paraId="00000097">
      <w:pPr>
        <w:pStyle w:val="Heading2"/>
        <w:spacing w:line="276" w:lineRule="auto"/>
        <w:jc w:val="both"/>
        <w:rPr>
          <w:b w:val="0"/>
          <w:color w:val="434343"/>
          <w:sz w:val="28"/>
          <w:szCs w:val="28"/>
        </w:rPr>
      </w:pPr>
      <w:bookmarkStart w:colFirst="0" w:colLast="0" w:name="_yjqpuibk99yb" w:id="21"/>
      <w:bookmarkEnd w:id="21"/>
      <w:r w:rsidDel="00000000" w:rsidR="00000000" w:rsidRPr="00000000">
        <w:rPr>
          <w:color w:val="434343"/>
          <w:sz w:val="28"/>
          <w:szCs w:val="28"/>
          <w:rtl w:val="0"/>
        </w:rPr>
        <w:t xml:space="preserve">Атрибуты тегов</w:t>
      </w:r>
      <w:r w:rsidDel="00000000" w:rsidR="00000000" w:rsidRPr="00000000">
        <w:rPr>
          <w:rtl w:val="0"/>
        </w:rPr>
      </w:r>
    </w:p>
    <w:p w:rsidR="00000000" w:rsidDel="00000000" w:rsidP="00000000" w:rsidRDefault="00000000" w:rsidRPr="00000000" w14:paraId="00000098">
      <w:pPr>
        <w:spacing w:line="276" w:lineRule="auto"/>
        <w:jc w:val="both"/>
        <w:rPr>
          <w:color w:val="434343"/>
        </w:rPr>
      </w:pPr>
      <w:r w:rsidDel="00000000" w:rsidR="00000000" w:rsidRPr="00000000">
        <w:rPr>
          <w:color w:val="434343"/>
          <w:rtl w:val="0"/>
        </w:rPr>
        <w:t xml:space="preserve">Теги HTML имеют атрибуты: например, каждый тег &lt;p&gt; в приведенном выше примере HTML имеет атрибуты id и align. К атрибутам тегов можно обращаться таким же образом, как если бы объект Tag был словарём:</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firstPTag, secondPTag = soup.find_all('p')</w:t>
              <w:br w:type="textWrapping"/>
              <w:t xml:space="preserve">firstPTag['id']  # 'firstPara'</w:t>
              <w:br w:type="textWrapping"/>
              <w:t xml:space="preserve">secondPTag['id'] # 'secondPara'</w:t>
            </w:r>
            <w:r w:rsidDel="00000000" w:rsidR="00000000" w:rsidRPr="00000000">
              <w:rPr>
                <w:rtl w:val="0"/>
              </w:rPr>
            </w:r>
          </w:p>
        </w:tc>
      </w:tr>
    </w:tbl>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spacing w:line="276" w:lineRule="auto"/>
        <w:jc w:val="both"/>
        <w:rPr>
          <w:color w:val="434343"/>
        </w:rPr>
      </w:pPr>
      <w:r w:rsidDel="00000000" w:rsidR="00000000" w:rsidRPr="00000000">
        <w:rPr>
          <w:color w:val="434343"/>
          <w:rtl w:val="0"/>
        </w:rPr>
        <w:t xml:space="preserve">Атрибуты есть только у объектов </w:t>
      </w:r>
      <w:r w:rsidDel="00000000" w:rsidR="00000000" w:rsidRPr="00000000">
        <w:rPr>
          <w:b w:val="1"/>
          <w:color w:val="434343"/>
          <w:rtl w:val="0"/>
        </w:rPr>
        <w:t xml:space="preserve">Tag</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не имеют атрибутов.</w:t>
      </w:r>
    </w:p>
    <w:p w:rsidR="00000000" w:rsidDel="00000000" w:rsidP="00000000" w:rsidRDefault="00000000" w:rsidRPr="00000000" w14:paraId="0000009C">
      <w:pPr>
        <w:spacing w:line="276" w:lineRule="auto"/>
        <w:jc w:val="both"/>
        <w:rPr/>
      </w:pPr>
      <w:r w:rsidDel="00000000" w:rsidR="00000000" w:rsidRPr="00000000">
        <w:rPr>
          <w:rtl w:val="0"/>
        </w:rPr>
      </w:r>
    </w:p>
    <w:p w:rsidR="00000000" w:rsidDel="00000000" w:rsidP="00000000" w:rsidRDefault="00000000" w:rsidRPr="00000000" w14:paraId="0000009D">
      <w:pPr>
        <w:pStyle w:val="Heading2"/>
        <w:spacing w:line="276" w:lineRule="auto"/>
        <w:jc w:val="both"/>
        <w:rPr>
          <w:color w:val="434343"/>
        </w:rPr>
      </w:pPr>
      <w:bookmarkStart w:colFirst="0" w:colLast="0" w:name="_4d34og8" w:id="22"/>
      <w:bookmarkEnd w:id="22"/>
      <w:r w:rsidDel="00000000" w:rsidR="00000000" w:rsidRPr="00000000">
        <w:rPr>
          <w:color w:val="434343"/>
          <w:rtl w:val="0"/>
        </w:rPr>
        <w:t xml:space="preserve">Навигация по дереву синтаксического разбора</w:t>
      </w:r>
    </w:p>
    <w:p w:rsidR="00000000" w:rsidDel="00000000" w:rsidP="00000000" w:rsidRDefault="00000000" w:rsidRPr="00000000" w14:paraId="0000009E">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9F">
      <w:pPr>
        <w:spacing w:after="0" w:before="0" w:line="276" w:lineRule="auto"/>
        <w:jc w:val="both"/>
        <w:rPr>
          <w:i w:val="1"/>
          <w:color w:val="434343"/>
        </w:rPr>
      </w:pPr>
      <w:r w:rsidDel="00000000" w:rsidR="00000000" w:rsidRPr="00000000">
        <w:rPr>
          <w:i w:val="1"/>
          <w:color w:val="434343"/>
          <w:rtl w:val="0"/>
        </w:rPr>
        <w:t xml:space="preserve">Все объекты </w:t>
      </w:r>
      <w:r w:rsidDel="00000000" w:rsidR="00000000" w:rsidRPr="00000000">
        <w:rPr>
          <w:b w:val="1"/>
          <w:i w:val="1"/>
          <w:color w:val="434343"/>
          <w:rtl w:val="0"/>
        </w:rPr>
        <w:t xml:space="preserve">Tag </w:t>
      </w:r>
      <w:r w:rsidDel="00000000" w:rsidR="00000000" w:rsidRPr="00000000">
        <w:rPr>
          <w:i w:val="1"/>
          <w:color w:val="434343"/>
          <w:rtl w:val="0"/>
        </w:rPr>
        <w:t xml:space="preserve">содержат элементы, перечисленные ниже (тем не менее, </w:t>
      </w:r>
      <w:r w:rsidDel="00000000" w:rsidR="00000000" w:rsidRPr="00000000">
        <w:rPr>
          <w:b w:val="1"/>
          <w:i w:val="1"/>
          <w:color w:val="434343"/>
          <w:rtl w:val="0"/>
        </w:rPr>
        <w:t xml:space="preserve">фактическое значение элемента может равняться None</w:t>
      </w:r>
      <w:r w:rsidDel="00000000" w:rsidR="00000000" w:rsidRPr="00000000">
        <w:rPr>
          <w:i w:val="1"/>
          <w:color w:val="434343"/>
          <w:rtl w:val="0"/>
        </w:rPr>
        <w:t xml:space="preserve">). Объекты NavigableString имеют все из них, за исключением contents и string.</w:t>
      </w:r>
    </w:p>
    <w:p w:rsidR="00000000" w:rsidDel="00000000" w:rsidP="00000000" w:rsidRDefault="00000000" w:rsidRPr="00000000" w14:paraId="000000A0">
      <w:pPr>
        <w:spacing w:after="0" w:before="0" w:line="276" w:lineRule="auto"/>
        <w:jc w:val="both"/>
        <w:rPr>
          <w:i w:val="1"/>
          <w:color w:val="434343"/>
        </w:rPr>
      </w:pPr>
      <w:r w:rsidDel="00000000" w:rsidR="00000000" w:rsidRPr="00000000">
        <w:rPr>
          <w:rtl w:val="0"/>
        </w:rPr>
      </w:r>
    </w:p>
    <w:p w:rsidR="00000000" w:rsidDel="00000000" w:rsidP="00000000" w:rsidRDefault="00000000" w:rsidRPr="00000000" w14:paraId="000000A1">
      <w:pPr>
        <w:pStyle w:val="Heading3"/>
        <w:spacing w:line="276" w:lineRule="auto"/>
        <w:jc w:val="both"/>
        <w:rPr>
          <w:color w:val="434343"/>
        </w:rPr>
      </w:pPr>
      <w:bookmarkStart w:colFirst="0" w:colLast="0" w:name="_1ygxzygbjq41" w:id="23"/>
      <w:bookmarkEnd w:id="23"/>
      <w:r w:rsidDel="00000000" w:rsidR="00000000" w:rsidRPr="00000000">
        <w:rPr>
          <w:color w:val="434343"/>
          <w:rtl w:val="0"/>
        </w:rPr>
        <w:t xml:space="preserve">parent</w:t>
      </w:r>
    </w:p>
    <w:p w:rsidR="00000000" w:rsidDel="00000000" w:rsidP="00000000" w:rsidRDefault="00000000" w:rsidRPr="00000000" w14:paraId="000000A2">
      <w:pPr>
        <w:spacing w:line="276" w:lineRule="auto"/>
        <w:jc w:val="both"/>
        <w:rPr>
          <w:color w:val="434343"/>
        </w:rPr>
      </w:pPr>
      <w:r w:rsidDel="00000000" w:rsidR="00000000" w:rsidRPr="00000000">
        <w:rPr>
          <w:color w:val="434343"/>
          <w:rtl w:val="0"/>
        </w:rPr>
        <w:t xml:space="preserve">В примере выше родителем объекта &lt;HEAD&gt; Tag будет объект &lt;HTML&gt; Tag. Родитель объекта &lt;HTML&gt; Tag — сам объект парсера BeautifulSoup. Родитель объекта парсера равен None. Передвигаясь по объектам parent, можно перемещаться по дереву синтаксического разбора: </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soup.head.parent.name </w:t>
              <w:br w:type="textWrapping"/>
              <w:t xml:space="preserve"># 'html' </w:t>
              <w:br w:type="textWrapping"/>
              <w:t xml:space="preserve">soup.head.parent.parent.__class__.__name__ </w:t>
              <w:br w:type="textWrapping"/>
              <w:t xml:space="preserve"># 'BeautifulSoup' </w:t>
              <w:br w:type="textWrapping"/>
              <w:t xml:space="preserve">soup.parent == None </w:t>
              <w:br w:type="textWrapping"/>
              <w:t xml:space="preserve"># True</w:t>
            </w:r>
            <w:r w:rsidDel="00000000" w:rsidR="00000000" w:rsidRPr="00000000">
              <w:rPr>
                <w:rtl w:val="0"/>
              </w:rPr>
            </w:r>
          </w:p>
        </w:tc>
      </w:tr>
    </w:tbl>
    <w:p w:rsidR="00000000" w:rsidDel="00000000" w:rsidP="00000000" w:rsidRDefault="00000000" w:rsidRPr="00000000" w14:paraId="000000A4">
      <w:pPr>
        <w:spacing w:after="0" w:before="0" w:line="276" w:lineRule="auto"/>
        <w:jc w:val="both"/>
        <w:rPr/>
      </w:pPr>
      <w:r w:rsidDel="00000000" w:rsidR="00000000" w:rsidRPr="00000000">
        <w:rPr>
          <w:rtl w:val="0"/>
        </w:rPr>
      </w:r>
    </w:p>
    <w:p w:rsidR="00000000" w:rsidDel="00000000" w:rsidP="00000000" w:rsidRDefault="00000000" w:rsidRPr="00000000" w14:paraId="000000A5">
      <w:pPr>
        <w:spacing w:after="0" w:before="0" w:line="276" w:lineRule="auto"/>
        <w:jc w:val="both"/>
        <w:rPr/>
      </w:pPr>
      <w:r w:rsidDel="00000000" w:rsidR="00000000" w:rsidRPr="00000000">
        <w:rPr>
          <w:rtl w:val="0"/>
        </w:rPr>
      </w:r>
    </w:p>
    <w:p w:rsidR="00000000" w:rsidDel="00000000" w:rsidP="00000000" w:rsidRDefault="00000000" w:rsidRPr="00000000" w14:paraId="000000A6">
      <w:pPr>
        <w:pStyle w:val="Heading3"/>
        <w:spacing w:before="0" w:line="276" w:lineRule="auto"/>
        <w:jc w:val="both"/>
        <w:rPr>
          <w:color w:val="434343"/>
        </w:rPr>
      </w:pPr>
      <w:bookmarkStart w:colFirst="0" w:colLast="0" w:name="_fylafn4d713j" w:id="24"/>
      <w:bookmarkEnd w:id="24"/>
      <w:r w:rsidDel="00000000" w:rsidR="00000000" w:rsidRPr="00000000">
        <w:rPr>
          <w:color w:val="434343"/>
          <w:rtl w:val="0"/>
        </w:rPr>
        <w:t xml:space="preserve">contents</w:t>
      </w:r>
    </w:p>
    <w:p w:rsidR="00000000" w:rsidDel="00000000" w:rsidP="00000000" w:rsidRDefault="00000000" w:rsidRPr="00000000" w14:paraId="000000A7">
      <w:pPr>
        <w:spacing w:line="276" w:lineRule="auto"/>
        <w:jc w:val="both"/>
        <w:rPr>
          <w:color w:val="434343"/>
        </w:rPr>
      </w:pPr>
      <w:r w:rsidDel="00000000" w:rsidR="00000000" w:rsidRPr="00000000">
        <w:rPr>
          <w:color w:val="434343"/>
          <w:rtl w:val="0"/>
        </w:rPr>
        <w:t xml:space="preserve">Parent перемещает нас вверх по дереву синтаксического разбора. С помощью </w:t>
      </w:r>
      <w:r w:rsidDel="00000000" w:rsidR="00000000" w:rsidRPr="00000000">
        <w:rPr>
          <w:b w:val="1"/>
          <w:color w:val="434343"/>
          <w:rtl w:val="0"/>
        </w:rPr>
        <w:t xml:space="preserve">contents </w:t>
      </w:r>
      <w:r w:rsidDel="00000000" w:rsidR="00000000" w:rsidRPr="00000000">
        <w:rPr>
          <w:color w:val="434343"/>
          <w:rtl w:val="0"/>
        </w:rPr>
        <w:t xml:space="preserve">мы перемещаемся вниз по дереву синтаксического разбора. </w:t>
      </w:r>
      <w:r w:rsidDel="00000000" w:rsidR="00000000" w:rsidRPr="00000000">
        <w:rPr>
          <w:b w:val="1"/>
          <w:color w:val="434343"/>
          <w:rtl w:val="0"/>
        </w:rPr>
        <w:t xml:space="preserve">Сontents </w:t>
      </w:r>
      <w:r w:rsidDel="00000000" w:rsidR="00000000" w:rsidRPr="00000000">
        <w:rPr>
          <w:color w:val="434343"/>
          <w:rtl w:val="0"/>
        </w:rPr>
        <w:t xml:space="preserve">— </w:t>
      </w:r>
      <w:r w:rsidDel="00000000" w:rsidR="00000000" w:rsidRPr="00000000">
        <w:rPr>
          <w:b w:val="1"/>
          <w:color w:val="434343"/>
          <w:rtl w:val="0"/>
        </w:rPr>
        <w:t xml:space="preserve">упорядоченный список</w:t>
      </w:r>
      <w:r w:rsidDel="00000000" w:rsidR="00000000" w:rsidRPr="00000000">
        <w:rPr>
          <w:color w:val="434343"/>
          <w:rtl w:val="0"/>
        </w:rPr>
        <w:t xml:space="preserve">, состоящийTag —  из объектов </w:t>
      </w:r>
      <w:r w:rsidDel="00000000" w:rsidR="00000000" w:rsidRPr="00000000">
        <w:rPr>
          <w:b w:val="1"/>
          <w:color w:val="434343"/>
          <w:rtl w:val="0"/>
        </w:rPr>
        <w:t xml:space="preserve">Tag </w:t>
      </w:r>
      <w:r w:rsidDel="00000000" w:rsidR="00000000" w:rsidRPr="00000000">
        <w:rPr>
          <w:color w:val="434343"/>
          <w:rtl w:val="0"/>
        </w:rPr>
        <w:t xml:space="preserve">и </w:t>
      </w:r>
      <w:r w:rsidDel="00000000" w:rsidR="00000000" w:rsidRPr="00000000">
        <w:rPr>
          <w:b w:val="1"/>
          <w:color w:val="434343"/>
          <w:rtl w:val="0"/>
        </w:rPr>
        <w:t xml:space="preserve">NavigableString</w:t>
      </w:r>
      <w:r w:rsidDel="00000000" w:rsidR="00000000" w:rsidRPr="00000000">
        <w:rPr>
          <w:color w:val="434343"/>
          <w:rtl w:val="0"/>
        </w:rPr>
        <w:t xml:space="preserve">, содержащихся в элементе страницы (</w:t>
      </w:r>
      <w:r w:rsidDel="00000000" w:rsidR="00000000" w:rsidRPr="00000000">
        <w:rPr>
          <w:b w:val="1"/>
          <w:color w:val="434343"/>
          <w:rtl w:val="0"/>
        </w:rPr>
        <w:t xml:space="preserve">page element</w:t>
      </w:r>
      <w:r w:rsidDel="00000000" w:rsidR="00000000" w:rsidRPr="00000000">
        <w:rPr>
          <w:color w:val="434343"/>
          <w:rtl w:val="0"/>
        </w:rPr>
        <w:t xml:space="preserve">). </w:t>
      </w:r>
    </w:p>
    <w:p w:rsidR="00000000" w:rsidDel="00000000" w:rsidP="00000000" w:rsidRDefault="00000000" w:rsidRPr="00000000" w14:paraId="000000A8">
      <w:pPr>
        <w:spacing w:line="276" w:lineRule="auto"/>
        <w:jc w:val="both"/>
        <w:rPr>
          <w:color w:val="434343"/>
        </w:rPr>
      </w:pPr>
      <w:r w:rsidDel="00000000" w:rsidR="00000000" w:rsidRPr="00000000">
        <w:rPr>
          <w:color w:val="434343"/>
          <w:rtl w:val="0"/>
        </w:rPr>
        <w:t xml:space="preserve">Только объект парсера самого высокого уровня и объекты </w:t>
      </w:r>
      <w:r w:rsidDel="00000000" w:rsidR="00000000" w:rsidRPr="00000000">
        <w:rPr>
          <w:b w:val="1"/>
          <w:color w:val="434343"/>
          <w:rtl w:val="0"/>
        </w:rPr>
        <w:t xml:space="preserve">Tag </w:t>
      </w:r>
      <w:r w:rsidDel="00000000" w:rsidR="00000000" w:rsidRPr="00000000">
        <w:rPr>
          <w:color w:val="434343"/>
          <w:rtl w:val="0"/>
        </w:rPr>
        <w:t xml:space="preserve">содержат </w:t>
      </w:r>
      <w:r w:rsidDel="00000000" w:rsidR="00000000" w:rsidRPr="00000000">
        <w:rPr>
          <w:b w:val="1"/>
          <w:color w:val="434343"/>
          <w:rtl w:val="0"/>
        </w:rPr>
        <w:t xml:space="preserve">contents</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 простые строки и не могут содержать подэлементов, поэтому они не содержат </w:t>
      </w:r>
      <w:r w:rsidDel="00000000" w:rsidR="00000000" w:rsidRPr="00000000">
        <w:rPr>
          <w:b w:val="1"/>
          <w:color w:val="434343"/>
          <w:rtl w:val="0"/>
        </w:rPr>
        <w:t xml:space="preserve">contents</w:t>
      </w:r>
      <w:r w:rsidDel="00000000" w:rsidR="00000000" w:rsidRPr="00000000">
        <w:rPr>
          <w:color w:val="434343"/>
          <w:rtl w:val="0"/>
        </w:rPr>
        <w:t xml:space="preserve">. </w:t>
      </w:r>
    </w:p>
    <w:p w:rsidR="00000000" w:rsidDel="00000000" w:rsidP="00000000" w:rsidRDefault="00000000" w:rsidRPr="00000000" w14:paraId="000000A9">
      <w:pPr>
        <w:spacing w:line="276" w:lineRule="auto"/>
        <w:jc w:val="both"/>
        <w:rPr>
          <w:color w:val="434343"/>
        </w:rPr>
      </w:pPr>
      <w:r w:rsidDel="00000000" w:rsidR="00000000" w:rsidRPr="00000000">
        <w:rPr>
          <w:color w:val="434343"/>
          <w:rtl w:val="0"/>
        </w:rPr>
        <w:t xml:space="preserve">В примере выше элемент contents первого объекта &lt;P&gt; это список, содержащий: </w:t>
      </w:r>
    </w:p>
    <w:p w:rsidR="00000000" w:rsidDel="00000000" w:rsidP="00000000" w:rsidRDefault="00000000" w:rsidRPr="00000000" w14:paraId="000000AA">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объект NavigableString (This is paragraph);</w:t>
      </w:r>
    </w:p>
    <w:p w:rsidR="00000000" w:rsidDel="00000000" w:rsidP="00000000" w:rsidRDefault="00000000" w:rsidRPr="00000000" w14:paraId="000000AB">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объект &lt;B&gt; Tag;</w:t>
      </w:r>
    </w:p>
    <w:p w:rsidR="00000000" w:rsidDel="00000000" w:rsidP="00000000" w:rsidRDefault="00000000" w:rsidRPr="00000000" w14:paraId="000000AC">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и ещё один объект NavigableString (.).</w:t>
      </w:r>
      <w:r w:rsidDel="00000000" w:rsidR="00000000" w:rsidRPr="00000000">
        <w:rPr>
          <w:b w:val="1"/>
          <w:color w:val="434343"/>
          <w:rtl w:val="0"/>
        </w:rPr>
        <w:t xml:space="preserve"> </w:t>
      </w:r>
    </w:p>
    <w:p w:rsidR="00000000" w:rsidDel="00000000" w:rsidP="00000000" w:rsidRDefault="00000000" w:rsidRPr="00000000" w14:paraId="000000AD">
      <w:pPr>
        <w:spacing w:line="276" w:lineRule="auto"/>
        <w:jc w:val="both"/>
        <w:rPr>
          <w:color w:val="434343"/>
        </w:rPr>
      </w:pPr>
      <w:r w:rsidDel="00000000" w:rsidR="00000000" w:rsidRPr="00000000">
        <w:rPr>
          <w:color w:val="434343"/>
          <w:rtl w:val="0"/>
        </w:rPr>
        <w:t xml:space="preserve">Элемент </w:t>
      </w:r>
      <w:r w:rsidDel="00000000" w:rsidR="00000000" w:rsidRPr="00000000">
        <w:rPr>
          <w:b w:val="1"/>
          <w:color w:val="434343"/>
          <w:rtl w:val="0"/>
        </w:rPr>
        <w:t xml:space="preserve">contents </w:t>
      </w:r>
      <w:r w:rsidDel="00000000" w:rsidR="00000000" w:rsidRPr="00000000">
        <w:rPr>
          <w:color w:val="434343"/>
          <w:rtl w:val="0"/>
        </w:rPr>
        <w:t xml:space="preserve">объекта &lt;B&gt; Tag: список, состоящий из од                  ного объекта </w:t>
      </w:r>
      <w:r w:rsidDel="00000000" w:rsidR="00000000" w:rsidRPr="00000000">
        <w:rPr>
          <w:b w:val="1"/>
          <w:color w:val="434343"/>
          <w:rtl w:val="0"/>
        </w:rPr>
        <w:t xml:space="preserve">NavigableString </w:t>
      </w:r>
      <w:r w:rsidDel="00000000" w:rsidR="00000000" w:rsidRPr="00000000">
        <w:rPr>
          <w:color w:val="434343"/>
          <w:rtl w:val="0"/>
        </w:rPr>
        <w:t xml:space="preserve">(one).</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soup.p </w:t>
              <w:br w:type="textWrapping"/>
              <w:t xml:space="preserve">pTag.contents </w:t>
              <w:br w:type="textWrapping"/>
              <w:t xml:space="preserve"># ['This is paragraph ', one, '.'] </w:t>
              <w:br w:type="textWrapping"/>
              <w:t xml:space="preserve">pTag.contents[1].contents </w:t>
              <w:br w:type="textWrapping"/>
              <w:t xml:space="preserve"># ['one'] </w:t>
              <w:br w:type="textWrapping"/>
              <w:t xml:space="preserve">pTag.contents[0].contents </w:t>
              <w:br w:type="textWrapping"/>
              <w:t xml:space="preserve"># AttributeError: 'NavigableString' object has no attribute 'contents' </w:t>
            </w:r>
            <w:r w:rsidDel="00000000" w:rsidR="00000000" w:rsidRPr="00000000">
              <w:rPr>
                <w:rtl w:val="0"/>
              </w:rPr>
            </w:r>
          </w:p>
        </w:tc>
      </w:tr>
    </w:tbl>
    <w:p w:rsidR="00000000" w:rsidDel="00000000" w:rsidP="00000000" w:rsidRDefault="00000000" w:rsidRPr="00000000" w14:paraId="000000AF">
      <w:pPr>
        <w:spacing w:after="0" w:before="0" w:line="276" w:lineRule="auto"/>
        <w:jc w:val="both"/>
        <w:rPr/>
      </w:pPr>
      <w:r w:rsidDel="00000000" w:rsidR="00000000" w:rsidRPr="00000000">
        <w:rPr>
          <w:rtl w:val="0"/>
        </w:rPr>
      </w:r>
    </w:p>
    <w:p w:rsidR="00000000" w:rsidDel="00000000" w:rsidP="00000000" w:rsidRDefault="00000000" w:rsidRPr="00000000" w14:paraId="000000B0">
      <w:pPr>
        <w:spacing w:before="0" w:line="276" w:lineRule="auto"/>
        <w:jc w:val="both"/>
        <w:rPr/>
      </w:pPr>
      <w:r w:rsidDel="00000000" w:rsidR="00000000" w:rsidRPr="00000000">
        <w:rPr>
          <w:rtl w:val="0"/>
        </w:rPr>
      </w:r>
    </w:p>
    <w:p w:rsidR="00000000" w:rsidDel="00000000" w:rsidP="00000000" w:rsidRDefault="00000000" w:rsidRPr="00000000" w14:paraId="000000B1">
      <w:pPr>
        <w:pStyle w:val="Heading3"/>
        <w:spacing w:before="0" w:line="276" w:lineRule="auto"/>
        <w:jc w:val="both"/>
        <w:rPr>
          <w:color w:val="434343"/>
        </w:rPr>
      </w:pPr>
      <w:bookmarkStart w:colFirst="0" w:colLast="0" w:name="_h022gvddog2z" w:id="25"/>
      <w:bookmarkEnd w:id="25"/>
      <w:r w:rsidDel="00000000" w:rsidR="00000000" w:rsidRPr="00000000">
        <w:rPr>
          <w:color w:val="434343"/>
          <w:rtl w:val="0"/>
        </w:rPr>
        <w:t xml:space="preserve">string</w:t>
      </w:r>
    </w:p>
    <w:p w:rsidR="00000000" w:rsidDel="00000000" w:rsidP="00000000" w:rsidRDefault="00000000" w:rsidRPr="00000000" w14:paraId="000000B2">
      <w:pPr>
        <w:spacing w:line="276" w:lineRule="auto"/>
        <w:jc w:val="both"/>
        <w:rPr>
          <w:color w:val="434343"/>
        </w:rPr>
      </w:pPr>
      <w:r w:rsidDel="00000000" w:rsidR="00000000" w:rsidRPr="00000000">
        <w:rPr>
          <w:color w:val="434343"/>
          <w:rtl w:val="0"/>
        </w:rPr>
        <w:t xml:space="preserve">Если у тега есть только один дочерний узел, который будет строкой, этот узел будет доступен через tag.string точно так же, как и через tag.contents[0]. В примере выше soup.b.string — объект </w:t>
      </w:r>
      <w:r w:rsidDel="00000000" w:rsidR="00000000" w:rsidRPr="00000000">
        <w:rPr>
          <w:b w:val="1"/>
          <w:color w:val="434343"/>
          <w:rtl w:val="0"/>
        </w:rPr>
        <w:t xml:space="preserve">NavigableString</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отображающий Unicode-строку one. Эта строка содержится в первом объекте &lt;B&gt; Tag дерева синтаксического разбора.</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soup.b.string </w:t>
              <w:br w:type="textWrapping"/>
              <w:t xml:space="preserve"># 'one' </w:t>
              <w:br w:type="textWrapping"/>
              <w:t xml:space="preserve">soup.b.contents[0] </w:t>
              <w:br w:type="textWrapping"/>
              <w:t xml:space="preserve"># 'one'</w:t>
            </w:r>
            <w:r w:rsidDel="00000000" w:rsidR="00000000" w:rsidRPr="00000000">
              <w:rPr>
                <w:rtl w:val="0"/>
              </w:rPr>
            </w:r>
          </w:p>
        </w:tc>
      </w:tr>
    </w:tbl>
    <w:p w:rsidR="00000000" w:rsidDel="00000000" w:rsidP="00000000" w:rsidRDefault="00000000" w:rsidRPr="00000000" w14:paraId="000000B4">
      <w:pPr>
        <w:spacing w:after="0" w:before="0" w:line="276" w:lineRule="auto"/>
        <w:jc w:val="both"/>
        <w:rPr/>
      </w:pPr>
      <w:r w:rsidDel="00000000" w:rsidR="00000000" w:rsidRPr="00000000">
        <w:rPr>
          <w:rtl w:val="0"/>
        </w:rPr>
      </w:r>
    </w:p>
    <w:p w:rsidR="00000000" w:rsidDel="00000000" w:rsidP="00000000" w:rsidRDefault="00000000" w:rsidRPr="00000000" w14:paraId="000000B5">
      <w:pPr>
        <w:spacing w:before="0" w:line="276" w:lineRule="auto"/>
        <w:jc w:val="both"/>
        <w:rPr>
          <w:color w:val="434343"/>
        </w:rPr>
      </w:pPr>
      <w:r w:rsidDel="00000000" w:rsidR="00000000" w:rsidRPr="00000000">
        <w:rPr>
          <w:color w:val="434343"/>
          <w:rtl w:val="0"/>
        </w:rPr>
        <w:t xml:space="preserve">Но soup.p.string равен None, поскольку первый объект &lt;P&gt; Tag в дереве синтаксического разбора имеет более одного дочернего элемента. soup.head.string также равен None, хотя объект &lt;HEAD&gt; Tag имеет только один дочерний элемент, поскольку этот элемент — Tag (объект &lt;TITLE&gt; Tag), а не </w:t>
      </w:r>
      <w:r w:rsidDel="00000000" w:rsidR="00000000" w:rsidRPr="00000000">
        <w:rPr>
          <w:b w:val="1"/>
          <w:color w:val="434343"/>
          <w:rtl w:val="0"/>
        </w:rPr>
        <w:t xml:space="preserve">NavigableString</w:t>
      </w:r>
      <w:r w:rsidDel="00000000" w:rsidR="00000000" w:rsidRPr="00000000">
        <w:rPr>
          <w:color w:val="434343"/>
          <w:rtl w:val="0"/>
        </w:rPr>
        <w:t xml:space="preserve">.</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soup.p.string == None</w:t>
              <w:br w:type="textWrapping"/>
              <w:t xml:space="preserve"># True</w:t>
              <w:br w:type="textWrapping"/>
              <w:t xml:space="preserve">soup.head.string == None</w:t>
              <w:br w:type="textWrapping"/>
              <w:t xml:space="preserve"># True</w:t>
            </w:r>
            <w:r w:rsidDel="00000000" w:rsidR="00000000" w:rsidRPr="00000000">
              <w:rPr>
                <w:rtl w:val="0"/>
              </w:rPr>
            </w:r>
          </w:p>
        </w:tc>
      </w:tr>
    </w:tbl>
    <w:p w:rsidR="00000000" w:rsidDel="00000000" w:rsidP="00000000" w:rsidRDefault="00000000" w:rsidRPr="00000000" w14:paraId="000000B7">
      <w:pPr>
        <w:spacing w:after="0" w:before="0" w:line="276" w:lineRule="auto"/>
        <w:jc w:val="both"/>
        <w:rPr/>
      </w:pPr>
      <w:r w:rsidDel="00000000" w:rsidR="00000000" w:rsidRPr="00000000">
        <w:rPr>
          <w:rtl w:val="0"/>
        </w:rPr>
      </w:r>
    </w:p>
    <w:p w:rsidR="00000000" w:rsidDel="00000000" w:rsidP="00000000" w:rsidRDefault="00000000" w:rsidRPr="00000000" w14:paraId="000000B8">
      <w:pPr>
        <w:spacing w:after="200" w:before="0" w:line="276" w:lineRule="auto"/>
        <w:jc w:val="both"/>
        <w:rPr/>
      </w:pPr>
      <w:r w:rsidDel="00000000" w:rsidR="00000000" w:rsidRPr="00000000">
        <w:rPr>
          <w:rtl w:val="0"/>
        </w:rPr>
      </w:r>
    </w:p>
    <w:p w:rsidR="00000000" w:rsidDel="00000000" w:rsidP="00000000" w:rsidRDefault="00000000" w:rsidRPr="00000000" w14:paraId="000000B9">
      <w:pPr>
        <w:pStyle w:val="Heading3"/>
        <w:spacing w:before="0" w:line="276" w:lineRule="auto"/>
        <w:jc w:val="both"/>
        <w:rPr>
          <w:color w:val="434343"/>
        </w:rPr>
      </w:pPr>
      <w:bookmarkStart w:colFirst="0" w:colLast="0" w:name="_j9xkg7jg95xe" w:id="26"/>
      <w:bookmarkEnd w:id="26"/>
      <w:r w:rsidDel="00000000" w:rsidR="00000000" w:rsidRPr="00000000">
        <w:rPr>
          <w:color w:val="434343"/>
          <w:rtl w:val="0"/>
        </w:rPr>
        <w:t xml:space="preserve">next_sibling и previous_sibling</w:t>
      </w:r>
    </w:p>
    <w:p w:rsidR="00000000" w:rsidDel="00000000" w:rsidP="00000000" w:rsidRDefault="00000000" w:rsidRPr="00000000" w14:paraId="000000BA">
      <w:pPr>
        <w:spacing w:line="276" w:lineRule="auto"/>
        <w:jc w:val="both"/>
        <w:rPr>
          <w:color w:val="434343"/>
        </w:rPr>
      </w:pPr>
      <w:r w:rsidDel="00000000" w:rsidR="00000000" w:rsidRPr="00000000">
        <w:rPr>
          <w:color w:val="434343"/>
          <w:rtl w:val="0"/>
        </w:rPr>
        <w:t xml:space="preserve">Эти элементы позволяют пропускать следующий или предыдущий элемент на этом же уровне дерева синтаксического разбора. В представленном выше документе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&lt;HEAD&gt; Tag равен объекту &lt;BODY&gt; Tag, так как &lt;BODY&gt; Tag — следующий вложенный элемент по отношению к объекту &lt;html&gt; Tag.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&lt;BODY&gt; Tag равен None, поскольку в нём больше нет вложенных по отношению к объекту &lt;HTML&gt; Tag элементов.</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soup.head.next_sibling.name </w:t>
              <w:br w:type="textWrapping"/>
              <w:t xml:space="preserve"># 'body' </w:t>
              <w:br w:type="textWrapping"/>
              <w:t xml:space="preserve">soup.html.next_sibling == None </w:t>
              <w:br w:type="textWrapping"/>
              <w:t xml:space="preserve"># True</w:t>
            </w:r>
            <w:r w:rsidDel="00000000" w:rsidR="00000000" w:rsidRPr="00000000">
              <w:rPr>
                <w:rtl w:val="0"/>
              </w:rPr>
            </w:r>
          </w:p>
        </w:tc>
      </w:tr>
    </w:tbl>
    <w:p w:rsidR="00000000" w:rsidDel="00000000" w:rsidP="00000000" w:rsidRDefault="00000000" w:rsidRPr="00000000" w14:paraId="000000BC">
      <w:pPr>
        <w:spacing w:after="0" w:before="0" w:line="276" w:lineRule="auto"/>
        <w:jc w:val="both"/>
        <w:rPr/>
      </w:pPr>
      <w:r w:rsidDel="00000000" w:rsidR="00000000" w:rsidRPr="00000000">
        <w:rPr>
          <w:rtl w:val="0"/>
        </w:rPr>
      </w:r>
    </w:p>
    <w:p w:rsidR="00000000" w:rsidDel="00000000" w:rsidP="00000000" w:rsidRDefault="00000000" w:rsidRPr="00000000" w14:paraId="000000BD">
      <w:pPr>
        <w:spacing w:before="0" w:line="276" w:lineRule="auto"/>
        <w:jc w:val="both"/>
        <w:rPr>
          <w:color w:val="434343"/>
        </w:rPr>
      </w:pPr>
      <w:r w:rsidDel="00000000" w:rsidR="00000000" w:rsidRPr="00000000">
        <w:rPr>
          <w:color w:val="434343"/>
          <w:rtl w:val="0"/>
        </w:rPr>
        <w:t xml:space="preserve">И наоборот, элемент previousSibling объекта &lt;BODY&gt; Tag равен объекту &lt;HEAD&gt; tag, а элемент previousSibling объекта &lt;HEAD&gt; Tag равен None:</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soup.body.previous_sibling.name</w:t>
              <w:br w:type="textWrapping"/>
              <w:t xml:space="preserve"># 'head'</w:t>
              <w:br w:type="textWrapping"/>
              <w:t xml:space="preserve">soup.head.previous_sibling == None</w:t>
              <w:br w:type="textWrapping"/>
              <w:t xml:space="preserve"># True</w:t>
            </w:r>
            <w:r w:rsidDel="00000000" w:rsidR="00000000" w:rsidRPr="00000000">
              <w:rPr>
                <w:rtl w:val="0"/>
              </w:rPr>
            </w:r>
          </w:p>
        </w:tc>
      </w:tr>
    </w:tbl>
    <w:p w:rsidR="00000000" w:rsidDel="00000000" w:rsidP="00000000" w:rsidRDefault="00000000" w:rsidRPr="00000000" w14:paraId="000000BF">
      <w:pPr>
        <w:spacing w:after="0" w:before="0" w:line="276" w:lineRule="auto"/>
        <w:jc w:val="both"/>
        <w:rPr/>
      </w:pPr>
      <w:r w:rsidDel="00000000" w:rsidR="00000000" w:rsidRPr="00000000">
        <w:rPr>
          <w:rtl w:val="0"/>
        </w:rPr>
      </w:r>
    </w:p>
    <w:p w:rsidR="00000000" w:rsidDel="00000000" w:rsidP="00000000" w:rsidRDefault="00000000" w:rsidRPr="00000000" w14:paraId="000000C0">
      <w:pPr>
        <w:spacing w:before="0" w:line="276" w:lineRule="auto"/>
        <w:jc w:val="both"/>
        <w:rPr>
          <w:color w:val="434343"/>
        </w:rPr>
      </w:pPr>
      <w:r w:rsidDel="00000000" w:rsidR="00000000" w:rsidRPr="00000000">
        <w:rPr>
          <w:color w:val="434343"/>
          <w:rtl w:val="0"/>
        </w:rPr>
        <w:t xml:space="preserve">Несколько примеров: элемент</w:t>
      </w:r>
      <w:r w:rsidDel="00000000" w:rsidR="00000000" w:rsidRPr="00000000">
        <w:rPr>
          <w:b w:val="1"/>
          <w:color w:val="434343"/>
          <w:rtl w:val="0"/>
        </w:rPr>
        <w:t xml:space="preserve"> next_sibling</w:t>
      </w:r>
      <w:r w:rsidDel="00000000" w:rsidR="00000000" w:rsidRPr="00000000">
        <w:rPr>
          <w:color w:val="434343"/>
          <w:rtl w:val="0"/>
        </w:rPr>
        <w:t xml:space="preserve"> первого объекта &lt;P&gt; Tag равен второму объекту &lt;P&gt; Tag. Элемент </w:t>
      </w:r>
      <w:r w:rsidDel="00000000" w:rsidR="00000000" w:rsidRPr="00000000">
        <w:rPr>
          <w:b w:val="1"/>
          <w:color w:val="434343"/>
          <w:rtl w:val="0"/>
        </w:rPr>
        <w:t xml:space="preserve">previous_sibling </w:t>
      </w:r>
      <w:r w:rsidDel="00000000" w:rsidR="00000000" w:rsidRPr="00000000">
        <w:rPr>
          <w:color w:val="434343"/>
          <w:rtl w:val="0"/>
        </w:rPr>
        <w:t xml:space="preserve">объекта &lt;B&gt; Tag внутри второго объекта &lt;P&gt; Tag равен объекту </w:t>
      </w:r>
      <w:r w:rsidDel="00000000" w:rsidR="00000000" w:rsidRPr="00000000">
        <w:rPr>
          <w:b w:val="1"/>
          <w:color w:val="434343"/>
          <w:rtl w:val="0"/>
        </w:rPr>
        <w:t xml:space="preserve">NavigableString </w:t>
      </w:r>
      <w:r w:rsidDel="00000000" w:rsidR="00000000" w:rsidRPr="00000000">
        <w:rPr>
          <w:color w:val="434343"/>
          <w:rtl w:val="0"/>
        </w:rPr>
        <w:t xml:space="preserve">This is paragraph. Элемент </w:t>
      </w:r>
      <w:r w:rsidDel="00000000" w:rsidR="00000000" w:rsidRPr="00000000">
        <w:rPr>
          <w:b w:val="1"/>
          <w:color w:val="434343"/>
          <w:rtl w:val="0"/>
        </w:rPr>
        <w:t xml:space="preserve">previous_sibling</w:t>
      </w:r>
      <w:r w:rsidDel="00000000" w:rsidR="00000000" w:rsidRPr="00000000">
        <w:rPr>
          <w:color w:val="434343"/>
          <w:rtl w:val="0"/>
        </w:rPr>
        <w:t xml:space="preserve"> объекта </w:t>
      </w:r>
      <w:r w:rsidDel="00000000" w:rsidR="00000000" w:rsidRPr="00000000">
        <w:rPr>
          <w:b w:val="1"/>
          <w:color w:val="434343"/>
          <w:rtl w:val="0"/>
        </w:rPr>
        <w:t xml:space="preserve">NavigableString </w:t>
      </w:r>
      <w:r w:rsidDel="00000000" w:rsidR="00000000" w:rsidRPr="00000000">
        <w:rPr>
          <w:color w:val="434343"/>
          <w:rtl w:val="0"/>
        </w:rPr>
        <w:t xml:space="preserve">равен None внутри первого объекта &lt;P&gt; Tag.</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000000"/>
                <w:shd w:fill="f8f8ff" w:val="clear"/>
              </w:rPr>
            </w:pPr>
            <w:r w:rsidDel="00000000" w:rsidR="00000000" w:rsidRPr="00000000">
              <w:rPr>
                <w:rFonts w:ascii="Courier New" w:cs="Courier New" w:eastAsia="Courier New" w:hAnsi="Courier New"/>
                <w:color w:val="383a42"/>
                <w:shd w:fill="fafafa" w:val="clear"/>
                <w:rtl w:val="0"/>
              </w:rPr>
              <w:t xml:space="preserve">soup.p.next_sibling</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secondBTag = soup.find_all('b')[1]</w:t>
              <w:br w:type="textWrapping"/>
              <w:t xml:space="preserve">secondBTag.previous_sibling</w:t>
              <w:br w:type="textWrapping"/>
              <w:t xml:space="preserve"># 'This is paragraph'</w:t>
              <w:br w:type="textWrapping"/>
              <w:br w:type="textWrapping"/>
              <w:t xml:space="preserve">secondBTag.previous_sibling.previous_sibling == None</w:t>
              <w:br w:type="textWrapping"/>
              <w:t xml:space="preserve"># True</w:t>
            </w:r>
            <w:r w:rsidDel="00000000" w:rsidR="00000000" w:rsidRPr="00000000">
              <w:rPr>
                <w:rtl w:val="0"/>
              </w:rPr>
            </w:r>
          </w:p>
        </w:tc>
      </w:tr>
    </w:tbl>
    <w:p w:rsidR="00000000" w:rsidDel="00000000" w:rsidP="00000000" w:rsidRDefault="00000000" w:rsidRPr="00000000" w14:paraId="000000C2">
      <w:pPr>
        <w:spacing w:after="0" w:before="0" w:line="276" w:lineRule="auto"/>
        <w:jc w:val="both"/>
        <w:rPr/>
      </w:pPr>
      <w:r w:rsidDel="00000000" w:rsidR="00000000" w:rsidRPr="00000000">
        <w:rPr>
          <w:rtl w:val="0"/>
        </w:rPr>
      </w:r>
    </w:p>
    <w:p w:rsidR="00000000" w:rsidDel="00000000" w:rsidP="00000000" w:rsidRDefault="00000000" w:rsidRPr="00000000" w14:paraId="000000C3">
      <w:pPr>
        <w:spacing w:before="0" w:line="276" w:lineRule="auto"/>
        <w:jc w:val="both"/>
        <w:rPr/>
      </w:pPr>
      <w:r w:rsidDel="00000000" w:rsidR="00000000" w:rsidRPr="00000000">
        <w:rPr>
          <w:rtl w:val="0"/>
        </w:rPr>
      </w:r>
    </w:p>
    <w:p w:rsidR="00000000" w:rsidDel="00000000" w:rsidP="00000000" w:rsidRDefault="00000000" w:rsidRPr="00000000" w14:paraId="000000C4">
      <w:pPr>
        <w:pStyle w:val="Heading3"/>
        <w:spacing w:before="0" w:line="276" w:lineRule="auto"/>
        <w:jc w:val="both"/>
        <w:rPr>
          <w:color w:val="434343"/>
        </w:rPr>
      </w:pPr>
      <w:bookmarkStart w:colFirst="0" w:colLast="0" w:name="_6bcm86tk7dfy" w:id="27"/>
      <w:bookmarkEnd w:id="27"/>
      <w:r w:rsidDel="00000000" w:rsidR="00000000" w:rsidRPr="00000000">
        <w:rPr>
          <w:color w:val="434343"/>
          <w:rtl w:val="0"/>
        </w:rPr>
        <w:t xml:space="preserve">next и previous</w:t>
      </w:r>
    </w:p>
    <w:p w:rsidR="00000000" w:rsidDel="00000000" w:rsidP="00000000" w:rsidRDefault="00000000" w:rsidRPr="00000000" w14:paraId="000000C5">
      <w:pPr>
        <w:spacing w:line="276" w:lineRule="auto"/>
        <w:jc w:val="both"/>
        <w:rPr>
          <w:color w:val="434343"/>
        </w:rPr>
      </w:pPr>
      <w:r w:rsidDel="00000000" w:rsidR="00000000" w:rsidRPr="00000000">
        <w:rPr>
          <w:color w:val="434343"/>
          <w:rtl w:val="0"/>
        </w:rPr>
        <w:t xml:space="preserve">Эти элементы позволяют передвигаться по элементам документа в том порядке, в котором они были обработаны парсером, а не в порядке появления в дереве. Например, элемент next для объекта &lt;HEAD&gt; Tag равен объекту &lt;TITLE&gt; Tag, а не объекту &lt;BODY&gt; Tag. Это потому, что в исходном документе, тег &lt;TITLE&gt; идет сразу после тега &lt;HEAD&gt;.</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w:t>
              <w:br w:type="textWrapping"/>
              <w:t xml:space="preserve"># 'title'</w:t>
              <w:br w:type="textWrapping"/>
              <w:t xml:space="preserve">soup.head.next_sibling.name</w:t>
              <w:br w:type="textWrapping"/>
              <w:t xml:space="preserve"># 'body'</w:t>
              <w:br w:type="textWrapping"/>
              <w:t xml:space="preserve">soup.head.previous.name</w:t>
              <w:br w:type="textWrapping"/>
              <w:t xml:space="preserve"># 'html'</w:t>
            </w:r>
            <w:r w:rsidDel="00000000" w:rsidR="00000000" w:rsidRPr="00000000">
              <w:rPr>
                <w:rtl w:val="0"/>
              </w:rPr>
            </w:r>
          </w:p>
        </w:tc>
      </w:tr>
    </w:tbl>
    <w:p w:rsidR="00000000" w:rsidDel="00000000" w:rsidP="00000000" w:rsidRDefault="00000000" w:rsidRPr="00000000" w14:paraId="000000C7">
      <w:pPr>
        <w:spacing w:after="0" w:before="0" w:line="276" w:lineRule="auto"/>
        <w:jc w:val="both"/>
        <w:rPr/>
      </w:pPr>
      <w:r w:rsidDel="00000000" w:rsidR="00000000" w:rsidRPr="00000000">
        <w:rPr>
          <w:rtl w:val="0"/>
        </w:rPr>
      </w:r>
    </w:p>
    <w:p w:rsidR="00000000" w:rsidDel="00000000" w:rsidP="00000000" w:rsidRDefault="00000000" w:rsidRPr="00000000" w14:paraId="000000C8">
      <w:pPr>
        <w:spacing w:before="0" w:line="276" w:lineRule="auto"/>
        <w:jc w:val="both"/>
        <w:rPr>
          <w:color w:val="434343"/>
        </w:rPr>
      </w:pPr>
      <w:r w:rsidDel="00000000" w:rsidR="00000000" w:rsidRPr="00000000">
        <w:rPr>
          <w:color w:val="434343"/>
          <w:rtl w:val="0"/>
        </w:rPr>
        <w:t xml:space="preserve">Поскольку элементы </w:t>
      </w:r>
      <w:r w:rsidDel="00000000" w:rsidR="00000000" w:rsidRPr="00000000">
        <w:rPr>
          <w:b w:val="1"/>
          <w:color w:val="434343"/>
          <w:rtl w:val="0"/>
        </w:rPr>
        <w:t xml:space="preserve">next </w:t>
      </w:r>
      <w:r w:rsidDel="00000000" w:rsidR="00000000" w:rsidRPr="00000000">
        <w:rPr>
          <w:color w:val="434343"/>
          <w:rtl w:val="0"/>
        </w:rPr>
        <w:t xml:space="preserve">и </w:t>
      </w:r>
      <w:r w:rsidDel="00000000" w:rsidR="00000000" w:rsidRPr="00000000">
        <w:rPr>
          <w:b w:val="1"/>
          <w:color w:val="434343"/>
          <w:rtl w:val="0"/>
        </w:rPr>
        <w:t xml:space="preserve">previous </w:t>
      </w:r>
      <w:r w:rsidDel="00000000" w:rsidR="00000000" w:rsidRPr="00000000">
        <w:rPr>
          <w:color w:val="434343"/>
          <w:rtl w:val="0"/>
        </w:rPr>
        <w:t xml:space="preserve">связаны, содержимое элемента </w:t>
      </w:r>
      <w:r w:rsidDel="00000000" w:rsidR="00000000" w:rsidRPr="00000000">
        <w:rPr>
          <w:b w:val="1"/>
          <w:color w:val="434343"/>
          <w:rtl w:val="0"/>
        </w:rPr>
        <w:t xml:space="preserve">contents </w:t>
      </w:r>
      <w:r w:rsidDel="00000000" w:rsidR="00000000" w:rsidRPr="00000000">
        <w:rPr>
          <w:color w:val="434343"/>
          <w:rtl w:val="0"/>
        </w:rPr>
        <w:t xml:space="preserve">объекта Tag обновляется до того, как элемент </w:t>
      </w:r>
      <w:r w:rsidDel="00000000" w:rsidR="00000000" w:rsidRPr="00000000">
        <w:rPr>
          <w:b w:val="1"/>
          <w:color w:val="434343"/>
          <w:rtl w:val="0"/>
        </w:rPr>
        <w:t xml:space="preserve">next_sibling</w:t>
      </w:r>
      <w:r w:rsidDel="00000000" w:rsidR="00000000" w:rsidRPr="00000000">
        <w:rPr>
          <w:color w:val="434343"/>
          <w:rtl w:val="0"/>
        </w:rPr>
        <w:t xml:space="preserve">. Как правило, эти элементы не используют, но иногда это наиболее быстрый способ получить что-либо скрытое в глубине дерева синтаксического разбора.</w:t>
      </w:r>
    </w:p>
    <w:p w:rsidR="00000000" w:rsidDel="00000000" w:rsidP="00000000" w:rsidRDefault="00000000" w:rsidRPr="00000000" w14:paraId="000000C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CA">
      <w:pPr>
        <w:pStyle w:val="Heading3"/>
        <w:spacing w:line="276" w:lineRule="auto"/>
        <w:jc w:val="both"/>
        <w:rPr>
          <w:color w:val="434343"/>
        </w:rPr>
      </w:pPr>
      <w:bookmarkStart w:colFirst="0" w:colLast="0" w:name="_vlhu33i8a9v0" w:id="28"/>
      <w:bookmarkEnd w:id="28"/>
      <w:r w:rsidDel="00000000" w:rsidR="00000000" w:rsidRPr="00000000">
        <w:rPr>
          <w:color w:val="434343"/>
          <w:rtl w:val="0"/>
        </w:rPr>
        <w:t xml:space="preserve">Итерации над объектом Tag</w:t>
      </w:r>
    </w:p>
    <w:p w:rsidR="00000000" w:rsidDel="00000000" w:rsidP="00000000" w:rsidRDefault="00000000" w:rsidRPr="00000000" w14:paraId="000000CB">
      <w:pPr>
        <w:spacing w:line="276" w:lineRule="auto"/>
        <w:jc w:val="both"/>
        <w:rPr>
          <w:color w:val="434343"/>
        </w:rPr>
      </w:pPr>
      <w:r w:rsidDel="00000000" w:rsidR="00000000" w:rsidRPr="00000000">
        <w:rPr>
          <w:color w:val="434343"/>
          <w:rtl w:val="0"/>
        </w:rPr>
        <w:t xml:space="preserve">Над элементом </w:t>
      </w:r>
      <w:r w:rsidDel="00000000" w:rsidR="00000000" w:rsidRPr="00000000">
        <w:rPr>
          <w:b w:val="1"/>
          <w:color w:val="434343"/>
          <w:rtl w:val="0"/>
        </w:rPr>
        <w:t xml:space="preserve">contents </w:t>
      </w:r>
      <w:r w:rsidDel="00000000" w:rsidR="00000000" w:rsidRPr="00000000">
        <w:rPr>
          <w:color w:val="434343"/>
          <w:rtl w:val="0"/>
        </w:rPr>
        <w:t xml:space="preserve">объекта Tag можно производить итерации, рассматривая его в качестве списка. Это полезное упрощение. Подобным образом можно узнать, сколько дочерних узлов имеет объект Tag, вызвав функцию len(tag) вместо len(tag.contents). В терминах документа выше:</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for i in soup.body:</w:t>
              <w:br w:type="textWrapping"/>
              <w:t xml:space="preserve">    print (i)</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len(soup.body)</w:t>
              <w:br w:type="textWrapping"/>
              <w:t xml:space="preserve"># 2</w:t>
              <w:br w:type="textWrapping"/>
              <w:t xml:space="preserve">len(soup.body.contents)</w:t>
              <w:br w:type="textWrapping"/>
              <w:t xml:space="preserve"># 2</w:t>
            </w:r>
            <w:r w:rsidDel="00000000" w:rsidR="00000000" w:rsidRPr="00000000">
              <w:rPr>
                <w:rtl w:val="0"/>
              </w:rPr>
            </w:r>
          </w:p>
        </w:tc>
      </w:tr>
    </w:tbl>
    <w:p w:rsidR="00000000" w:rsidDel="00000000" w:rsidP="00000000" w:rsidRDefault="00000000" w:rsidRPr="00000000" w14:paraId="000000CD">
      <w:pPr>
        <w:spacing w:after="0" w:before="0" w:line="276" w:lineRule="auto"/>
        <w:jc w:val="both"/>
        <w:rPr/>
      </w:pPr>
      <w:r w:rsidDel="00000000" w:rsidR="00000000" w:rsidRPr="00000000">
        <w:rPr>
          <w:rtl w:val="0"/>
        </w:rPr>
      </w:r>
    </w:p>
    <w:p w:rsidR="00000000" w:rsidDel="00000000" w:rsidP="00000000" w:rsidRDefault="00000000" w:rsidRPr="00000000" w14:paraId="000000CE">
      <w:pPr>
        <w:spacing w:after="200" w:before="0" w:line="276" w:lineRule="auto"/>
        <w:jc w:val="both"/>
        <w:rPr/>
      </w:pPr>
      <w:r w:rsidDel="00000000" w:rsidR="00000000" w:rsidRPr="00000000">
        <w:rPr>
          <w:rtl w:val="0"/>
        </w:rPr>
      </w:r>
    </w:p>
    <w:p w:rsidR="00000000" w:rsidDel="00000000" w:rsidP="00000000" w:rsidRDefault="00000000" w:rsidRPr="00000000" w14:paraId="000000CF">
      <w:pPr>
        <w:pStyle w:val="Heading3"/>
        <w:spacing w:before="0" w:line="276" w:lineRule="auto"/>
        <w:jc w:val="both"/>
        <w:rPr>
          <w:color w:val="434343"/>
        </w:rPr>
      </w:pPr>
      <w:bookmarkStart w:colFirst="0" w:colLast="0" w:name="_hsfz1ja5hgw8" w:id="29"/>
      <w:bookmarkEnd w:id="29"/>
      <w:r w:rsidDel="00000000" w:rsidR="00000000" w:rsidRPr="00000000">
        <w:rPr>
          <w:color w:val="434343"/>
          <w:rtl w:val="0"/>
        </w:rPr>
        <w:t xml:space="preserve">Используем имена тегов как элементы</w:t>
      </w:r>
    </w:p>
    <w:p w:rsidR="00000000" w:rsidDel="00000000" w:rsidP="00000000" w:rsidRDefault="00000000" w:rsidRPr="00000000" w14:paraId="000000D0">
      <w:pPr>
        <w:spacing w:line="276" w:lineRule="auto"/>
        <w:jc w:val="both"/>
        <w:rPr>
          <w:color w:val="434343"/>
        </w:rPr>
      </w:pPr>
      <w:r w:rsidDel="00000000" w:rsidR="00000000" w:rsidRPr="00000000">
        <w:rPr>
          <w:color w:val="434343"/>
          <w:rtl w:val="0"/>
        </w:rPr>
        <w:t xml:space="preserve">Гораздо легче перемещаться по дереву синтаксического разбора, если в качестве имён тегов выступали элементы парсера или объекта Tag. Будем так делать в новых примерах. В терминах документа выше, soup.head возвращает нам первый (как и следовало ожидать, единственный) объекта &lt;HEAD&gt; Tag документа: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D2">
      <w:pPr>
        <w:spacing w:after="0" w:before="0" w:line="276" w:lineRule="auto"/>
        <w:jc w:val="both"/>
        <w:rPr/>
      </w:pPr>
      <w:r w:rsidDel="00000000" w:rsidR="00000000" w:rsidRPr="00000000">
        <w:rPr>
          <w:rtl w:val="0"/>
        </w:rPr>
      </w:r>
    </w:p>
    <w:p w:rsidR="00000000" w:rsidDel="00000000" w:rsidP="00000000" w:rsidRDefault="00000000" w:rsidRPr="00000000" w14:paraId="000000D3">
      <w:pPr>
        <w:spacing w:before="0" w:line="276" w:lineRule="auto"/>
        <w:jc w:val="both"/>
        <w:rPr>
          <w:color w:val="434343"/>
        </w:rPr>
      </w:pPr>
      <w:r w:rsidDel="00000000" w:rsidR="00000000" w:rsidRPr="00000000">
        <w:rPr>
          <w:color w:val="434343"/>
          <w:rtl w:val="0"/>
        </w:rPr>
        <w:t xml:space="preserve">Вызов mytag.foo возвратит первого потомка mytag, чем, как ни странно, будет объект &lt;FOO&gt; Tag. Если каких-либо объектов &lt;FOO&gt; Tag внутри mytag нет, то mytag.foo возвратит None. Вы можете использовать это для очень быстрого обхода дерева синтаксического разбора:</w:t>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soup.body.p.b.string</w:t>
              <w:br w:type="textWrapping"/>
              <w:t xml:space="preserve"># 'one'</w:t>
            </w:r>
            <w:r w:rsidDel="00000000" w:rsidR="00000000" w:rsidRPr="00000000">
              <w:rPr>
                <w:rtl w:val="0"/>
              </w:rPr>
            </w:r>
          </w:p>
        </w:tc>
      </w:tr>
    </w:tbl>
    <w:p w:rsidR="00000000" w:rsidDel="00000000" w:rsidP="00000000" w:rsidRDefault="00000000" w:rsidRPr="00000000" w14:paraId="000000D5">
      <w:pPr>
        <w:spacing w:after="0" w:before="0" w:line="276" w:lineRule="auto"/>
        <w:jc w:val="both"/>
        <w:rPr/>
      </w:pPr>
      <w:r w:rsidDel="00000000" w:rsidR="00000000" w:rsidRPr="00000000">
        <w:rPr>
          <w:rtl w:val="0"/>
        </w:rPr>
      </w:r>
    </w:p>
    <w:p w:rsidR="00000000" w:rsidDel="00000000" w:rsidP="00000000" w:rsidRDefault="00000000" w:rsidRPr="00000000" w14:paraId="000000D6">
      <w:pPr>
        <w:spacing w:before="0" w:line="276" w:lineRule="auto"/>
        <w:jc w:val="both"/>
        <w:rPr>
          <w:color w:val="434343"/>
        </w:rPr>
      </w:pPr>
      <w:r w:rsidDel="00000000" w:rsidR="00000000" w:rsidRPr="00000000">
        <w:rPr>
          <w:color w:val="434343"/>
          <w:rtl w:val="0"/>
        </w:rPr>
        <w:t xml:space="preserve">Также это можно использовать для быстрого перехода к определенной части дерева синтаксического разбора. Например, если вас не беспокоит отсутствие тегов &lt;TITLE&gt; на предусмотренных для них местах, вы можете просто использовать soup.title для получения названия документа HTML. Вам не нужно использовать soup.head.title:</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soup.title.string</w:t>
              <w:br w:type="textWrapping"/>
              <w:t xml:space="preserve"># 'Page title'</w:t>
            </w:r>
            <w:r w:rsidDel="00000000" w:rsidR="00000000" w:rsidRPr="00000000">
              <w:rPr>
                <w:rtl w:val="0"/>
              </w:rPr>
            </w:r>
          </w:p>
        </w:tc>
      </w:tr>
    </w:tbl>
    <w:p w:rsidR="00000000" w:rsidDel="00000000" w:rsidP="00000000" w:rsidRDefault="00000000" w:rsidRPr="00000000" w14:paraId="000000D8">
      <w:pPr>
        <w:spacing w:after="0" w:before="0" w:line="276" w:lineRule="auto"/>
        <w:jc w:val="both"/>
        <w:rPr/>
      </w:pPr>
      <w:r w:rsidDel="00000000" w:rsidR="00000000" w:rsidRPr="00000000">
        <w:rPr>
          <w:rtl w:val="0"/>
        </w:rPr>
      </w:r>
    </w:p>
    <w:p w:rsidR="00000000" w:rsidDel="00000000" w:rsidP="00000000" w:rsidRDefault="00000000" w:rsidRPr="00000000" w14:paraId="000000D9">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soup.p перейдёт к первому тегу &lt;P&gt; внутри документа, где бы тот ни был;</w:t>
      </w:r>
    </w:p>
    <w:p w:rsidR="00000000" w:rsidDel="00000000" w:rsidP="00000000" w:rsidRDefault="00000000" w:rsidRPr="00000000" w14:paraId="000000DA">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soup.table.tr.td перейдёт к первому столбцу первой строки первой же таблицы документа. </w:t>
      </w:r>
    </w:p>
    <w:p w:rsidR="00000000" w:rsidDel="00000000" w:rsidP="00000000" w:rsidRDefault="00000000" w:rsidRPr="00000000" w14:paraId="000000DB">
      <w:pPr>
        <w:spacing w:line="276" w:lineRule="auto"/>
        <w:jc w:val="both"/>
        <w:rPr>
          <w:color w:val="434343"/>
        </w:rPr>
      </w:pPr>
      <w:r w:rsidDel="00000000" w:rsidR="00000000" w:rsidRPr="00000000">
        <w:rPr>
          <w:color w:val="434343"/>
          <w:rtl w:val="0"/>
        </w:rPr>
        <w:t xml:space="preserve">Фактически эти элементы — алиасы для метода first, описываемого ниже. Мы упоминаем их здесь потому, что алиасы делают очень лёгким увеличение масштаба интересующей вас части хорошо знакомого дерева синтаксического разбора.</w:t>
      </w:r>
    </w:p>
    <w:p w:rsidR="00000000" w:rsidDel="00000000" w:rsidP="00000000" w:rsidRDefault="00000000" w:rsidRPr="00000000" w14:paraId="000000DC">
      <w:pPr>
        <w:spacing w:line="276" w:lineRule="auto"/>
        <w:jc w:val="both"/>
        <w:rPr>
          <w:color w:val="434343"/>
        </w:rPr>
      </w:pPr>
      <w:r w:rsidDel="00000000" w:rsidR="00000000" w:rsidRPr="00000000">
        <w:rPr>
          <w:color w:val="434343"/>
          <w:rtl w:val="0"/>
        </w:rPr>
        <w:t xml:space="preserve">Альтернативная форма этого стиля позволяет обращаться к первому тегу &lt;FOO&gt; .fooTag вместо .foo. Например, soup.table.tr.td можно также отобразить как soup.tableTag.trTag.tdTag или даже soup.tableTag.tr.tdTag.</w:t>
      </w:r>
    </w:p>
    <w:p w:rsidR="00000000" w:rsidDel="00000000" w:rsidP="00000000" w:rsidRDefault="00000000" w:rsidRPr="00000000" w14:paraId="000000DD">
      <w:pPr>
        <w:spacing w:line="276" w:lineRule="auto"/>
        <w:jc w:val="both"/>
        <w:rPr/>
      </w:pPr>
      <w:r w:rsidDel="00000000" w:rsidR="00000000" w:rsidRPr="00000000">
        <w:rPr>
          <w:rtl w:val="0"/>
        </w:rPr>
      </w:r>
    </w:p>
    <w:p w:rsidR="00000000" w:rsidDel="00000000" w:rsidP="00000000" w:rsidRDefault="00000000" w:rsidRPr="00000000" w14:paraId="000000DE">
      <w:pPr>
        <w:pStyle w:val="Heading2"/>
        <w:spacing w:line="276" w:lineRule="auto"/>
        <w:jc w:val="both"/>
        <w:rPr>
          <w:color w:val="434343"/>
          <w:sz w:val="28"/>
          <w:szCs w:val="28"/>
        </w:rPr>
      </w:pPr>
      <w:bookmarkStart w:colFirst="0" w:colLast="0" w:name="_qk7xfqfzt4qh" w:id="30"/>
      <w:bookmarkEnd w:id="30"/>
      <w:r w:rsidDel="00000000" w:rsidR="00000000" w:rsidRPr="00000000">
        <w:rPr>
          <w:color w:val="434343"/>
          <w:sz w:val="28"/>
          <w:szCs w:val="28"/>
          <w:rtl w:val="0"/>
        </w:rPr>
        <w:t xml:space="preserve">Поиск в дереве синтаксического разбора</w:t>
      </w:r>
    </w:p>
    <w:p w:rsidR="00000000" w:rsidDel="00000000" w:rsidP="00000000" w:rsidRDefault="00000000" w:rsidRPr="00000000" w14:paraId="000000DF">
      <w:pPr>
        <w:spacing w:line="276" w:lineRule="auto"/>
        <w:jc w:val="both"/>
        <w:rPr>
          <w:color w:val="434343"/>
        </w:rPr>
      </w:pPr>
      <w:r w:rsidDel="00000000" w:rsidR="00000000" w:rsidRPr="00000000">
        <w:rPr>
          <w:color w:val="434343"/>
          <w:rtl w:val="0"/>
        </w:rPr>
        <w:t xml:space="preserve">Beautiful Soup предоставляет множество методов для обхода дерева синтаксического разбора, отбирая по заданным критериям объекты Tag и NavigableString. Для определения критериев отбора объектов Beautiful Soup есть несколько способов. Продемонстрируем доскональное исследование наиболее общего из всех методов поиска Beautiful Soup, find_all. Как и раньше, показывать будем на следующем документе:</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b w:val="1"/>
        </w:rPr>
      </w:pPr>
      <w:r w:rsidDel="00000000" w:rsidR="00000000" w:rsidRPr="00000000">
        <w:rPr>
          <w:b w:val="1"/>
          <w:rtl w:val="0"/>
        </w:rPr>
        <w:t xml:space="preserve">Важно!</w:t>
      </w:r>
    </w:p>
    <w:p w:rsidR="00000000" w:rsidDel="00000000" w:rsidP="00000000" w:rsidRDefault="00000000" w:rsidRPr="00000000" w14:paraId="000000E3">
      <w:pPr>
        <w:spacing w:after="0" w:before="0" w:line="276" w:lineRule="auto"/>
        <w:jc w:val="both"/>
        <w:rPr>
          <w:i w:val="1"/>
        </w:rPr>
      </w:pPr>
      <w:r w:rsidDel="00000000" w:rsidR="00000000" w:rsidRPr="00000000">
        <w:rPr>
          <w:i w:val="1"/>
          <w:rtl w:val="0"/>
        </w:rPr>
        <w:t xml:space="preserve">Оба описываемых в этом разделе метода (find_all и find) доступны только для объектов Tag и объектов парсера самого высокого уровня, но не для объектов NavigableString.</w:t>
      </w:r>
    </w:p>
    <w:p w:rsidR="00000000" w:rsidDel="00000000" w:rsidP="00000000" w:rsidRDefault="00000000" w:rsidRPr="00000000" w14:paraId="000000E4">
      <w:pPr>
        <w:spacing w:after="0" w:before="0" w:line="276" w:lineRule="auto"/>
        <w:jc w:val="both"/>
        <w:rPr>
          <w:i w:val="1"/>
        </w:rPr>
      </w:pPr>
      <w:r w:rsidDel="00000000" w:rsidR="00000000" w:rsidRPr="00000000">
        <w:rPr>
          <w:rtl w:val="0"/>
        </w:rPr>
      </w:r>
    </w:p>
    <w:p w:rsidR="00000000" w:rsidDel="00000000" w:rsidP="00000000" w:rsidRDefault="00000000" w:rsidRPr="00000000" w14:paraId="000000E5">
      <w:pPr>
        <w:pStyle w:val="Heading3"/>
        <w:spacing w:line="276" w:lineRule="auto"/>
        <w:jc w:val="both"/>
        <w:rPr>
          <w:color w:val="434343"/>
        </w:rPr>
      </w:pPr>
      <w:bookmarkStart w:colFirst="0" w:colLast="0" w:name="_wjvbe3fboxhe" w:id="31"/>
      <w:bookmarkEnd w:id="31"/>
      <w:r w:rsidDel="00000000" w:rsidR="00000000" w:rsidRPr="00000000">
        <w:rPr>
          <w:color w:val="434343"/>
          <w:rtl w:val="0"/>
        </w:rPr>
        <w:t xml:space="preserve">Основной метод поиска: find_all()</w:t>
      </w:r>
    </w:p>
    <w:p w:rsidR="00000000" w:rsidDel="00000000" w:rsidP="00000000" w:rsidRDefault="00000000" w:rsidRPr="00000000" w14:paraId="000000E6">
      <w:pPr>
        <w:spacing w:line="276" w:lineRule="auto"/>
        <w:jc w:val="both"/>
        <w:rPr>
          <w:color w:val="434343"/>
        </w:rPr>
      </w:pPr>
      <w:r w:rsidDel="00000000" w:rsidR="00000000" w:rsidRPr="00000000">
        <w:rPr>
          <w:color w:val="434343"/>
          <w:rtl w:val="0"/>
        </w:rPr>
        <w:t xml:space="preserve">Метод обхода дерева find_all начинает с заданной точки и ищет все объекты Tag и NavigableString, соответствующие заданным критериям. Сигнатура метода find_all следующая:</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find_all(name=None, attrs={}, recursive=True, text=None, limit=None, **kwargs)</w:t>
            </w:r>
            <w:r w:rsidDel="00000000" w:rsidR="00000000" w:rsidRPr="00000000">
              <w:rPr>
                <w:rtl w:val="0"/>
              </w:rPr>
            </w:r>
          </w:p>
        </w:tc>
      </w:tr>
    </w:tbl>
    <w:p w:rsidR="00000000" w:rsidDel="00000000" w:rsidP="00000000" w:rsidRDefault="00000000" w:rsidRPr="00000000" w14:paraId="000000E8">
      <w:pPr>
        <w:spacing w:after="0" w:before="0" w:line="276" w:lineRule="auto"/>
        <w:jc w:val="both"/>
        <w:rPr/>
      </w:pPr>
      <w:r w:rsidDel="00000000" w:rsidR="00000000" w:rsidRPr="00000000">
        <w:rPr>
          <w:rtl w:val="0"/>
        </w:rPr>
      </w:r>
    </w:p>
    <w:p w:rsidR="00000000" w:rsidDel="00000000" w:rsidP="00000000" w:rsidRDefault="00000000" w:rsidRPr="00000000" w14:paraId="000000E9">
      <w:pPr>
        <w:spacing w:before="0" w:line="276" w:lineRule="auto"/>
        <w:jc w:val="both"/>
        <w:rPr>
          <w:color w:val="434343"/>
        </w:rPr>
      </w:pPr>
      <w:r w:rsidDel="00000000" w:rsidR="00000000" w:rsidRPr="00000000">
        <w:rPr>
          <w:color w:val="434343"/>
          <w:rtl w:val="0"/>
        </w:rPr>
        <w:t xml:space="preserve">Эти аргументы появляются снова и снова повсюду в Beautiful Soup API. Наиболее важные — аргументы name и именованные аргументы.</w:t>
      </w:r>
    </w:p>
    <w:p w:rsidR="00000000" w:rsidDel="00000000" w:rsidP="00000000" w:rsidRDefault="00000000" w:rsidRPr="00000000" w14:paraId="000000EA">
      <w:pPr>
        <w:spacing w:line="276" w:lineRule="auto"/>
        <w:jc w:val="both"/>
        <w:rPr>
          <w:color w:val="434343"/>
        </w:rPr>
      </w:pPr>
      <w:r w:rsidDel="00000000" w:rsidR="00000000" w:rsidRPr="00000000">
        <w:rPr>
          <w:color w:val="434343"/>
          <w:rtl w:val="0"/>
        </w:rPr>
        <w:t xml:space="preserve">Аргумент name ограничивает набор имен тегов. Есть несколько способов ограничить имена и все они появляются снова и снова повсюду в Beautiful Soup API:</w:t>
      </w:r>
    </w:p>
    <w:p w:rsidR="00000000" w:rsidDel="00000000" w:rsidP="00000000" w:rsidRDefault="00000000" w:rsidRPr="00000000" w14:paraId="000000EB">
      <w:pPr>
        <w:numPr>
          <w:ilvl w:val="0"/>
          <w:numId w:val="12"/>
        </w:numPr>
        <w:spacing w:line="276" w:lineRule="auto"/>
        <w:ind w:left="720" w:hanging="360"/>
        <w:jc w:val="both"/>
        <w:rPr>
          <w:color w:val="434343"/>
        </w:rPr>
      </w:pPr>
      <w:r w:rsidDel="00000000" w:rsidR="00000000" w:rsidRPr="00000000">
        <w:rPr>
          <w:color w:val="434343"/>
          <w:rtl w:val="0"/>
        </w:rPr>
        <w:t xml:space="preserve">Самый простой способ — передать имя тега. Приведём код, который ищет все объекты &lt;B&gt; Tag в документе:</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D">
      <w:pPr>
        <w:spacing w:after="0" w:before="0" w:line="276" w:lineRule="auto"/>
        <w:jc w:val="both"/>
        <w:rPr/>
      </w:pPr>
      <w:r w:rsidDel="00000000" w:rsidR="00000000" w:rsidRPr="00000000">
        <w:rPr>
          <w:rtl w:val="0"/>
        </w:rPr>
      </w:r>
    </w:p>
    <w:p w:rsidR="00000000" w:rsidDel="00000000" w:rsidP="00000000" w:rsidRDefault="00000000" w:rsidRPr="00000000" w14:paraId="000000EE">
      <w:pPr>
        <w:numPr>
          <w:ilvl w:val="0"/>
          <w:numId w:val="12"/>
        </w:numPr>
        <w:spacing w:before="0" w:line="276" w:lineRule="auto"/>
        <w:ind w:left="720" w:hanging="360"/>
        <w:jc w:val="both"/>
        <w:rPr>
          <w:color w:val="434343"/>
        </w:rPr>
      </w:pPr>
      <w:r w:rsidDel="00000000" w:rsidR="00000000" w:rsidRPr="00000000">
        <w:rPr>
          <w:color w:val="434343"/>
          <w:rtl w:val="0"/>
        </w:rPr>
        <w:t xml:space="preserve">Также можно передать регулярное выражение. Код, который ищет все теги, имена которых начинаются на английскую букву B:</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import re</w:t>
              <w:br w:type="textWrapping"/>
              <w:t xml:space="preserve">tagsStartingWithB = soup.find_all(re.compile('^b'))</w:t>
              <w:br w:type="textWrapping"/>
              <w:t xml:space="preserve">tag.name for tag in tagsStartingWithB</w:t>
              <w:br w:type="textWrapping"/>
              <w:t xml:space="preserve"># ['body', 'b', 'b']</w:t>
            </w:r>
            <w:r w:rsidDel="00000000" w:rsidR="00000000" w:rsidRPr="00000000">
              <w:rPr>
                <w:rtl w:val="0"/>
              </w:rPr>
            </w:r>
          </w:p>
        </w:tc>
      </w:tr>
    </w:tbl>
    <w:p w:rsidR="00000000" w:rsidDel="00000000" w:rsidP="00000000" w:rsidRDefault="00000000" w:rsidRPr="00000000" w14:paraId="000000F0">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F1">
      <w:pPr>
        <w:numPr>
          <w:ilvl w:val="0"/>
          <w:numId w:val="12"/>
        </w:numPr>
        <w:spacing w:before="0" w:line="276" w:lineRule="auto"/>
        <w:ind w:left="720" w:hanging="360"/>
        <w:jc w:val="both"/>
        <w:rPr>
          <w:color w:val="434343"/>
        </w:rPr>
      </w:pPr>
      <w:r w:rsidDel="00000000" w:rsidR="00000000" w:rsidRPr="00000000">
        <w:rPr>
          <w:color w:val="434343"/>
          <w:rtl w:val="0"/>
        </w:rPr>
        <w:t xml:space="preserve">Можно передать список или словарь. Эти два вызова ищут все теги &lt;TITLE&gt; и &lt;P&gt;. Принцип работы у них одинаков, но второй вызов отработает быстрее:</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soup.find_all(['title', 'p'])</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soup.find_all({'title' : True, 'p' : True})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F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4">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0F5">
      <w:pPr>
        <w:numPr>
          <w:ilvl w:val="0"/>
          <w:numId w:val="12"/>
        </w:numPr>
        <w:spacing w:before="0" w:line="276" w:lineRule="auto"/>
        <w:ind w:left="720" w:hanging="360"/>
        <w:jc w:val="both"/>
        <w:rPr>
          <w:color w:val="434343"/>
        </w:rPr>
      </w:pPr>
      <w:r w:rsidDel="00000000" w:rsidR="00000000" w:rsidRPr="00000000">
        <w:rPr>
          <w:color w:val="434343"/>
          <w:rtl w:val="0"/>
        </w:rPr>
        <w:t xml:space="preserve">Можно передать специальное значение True, которому соответствуют все теги с любыми именами.</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allTags = soup.find_all(True)</w:t>
              <w:br w:type="textWrapping"/>
              <w:t xml:space="preserve">tag.name for tag in allTags</w:t>
              <w:br w:type="textWrapping"/>
              <w:t xml:space="preserve"># ['html', 'head', 'title', 'body', 'p', 'b', 'p', 'b']</w:t>
            </w:r>
            <w:r w:rsidDel="00000000" w:rsidR="00000000" w:rsidRPr="00000000">
              <w:rPr>
                <w:rtl w:val="0"/>
              </w:rPr>
            </w:r>
          </w:p>
        </w:tc>
      </w:tr>
    </w:tbl>
    <w:p w:rsidR="00000000" w:rsidDel="00000000" w:rsidP="00000000" w:rsidRDefault="00000000" w:rsidRPr="00000000" w14:paraId="000000F7">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F8">
      <w:pPr>
        <w:spacing w:before="0" w:line="276" w:lineRule="auto"/>
        <w:ind w:left="0" w:firstLine="0"/>
        <w:jc w:val="both"/>
        <w:rPr>
          <w:color w:val="434343"/>
        </w:rPr>
      </w:pPr>
      <w:r w:rsidDel="00000000" w:rsidR="00000000" w:rsidRPr="00000000">
        <w:rPr>
          <w:color w:val="434343"/>
          <w:rtl w:val="0"/>
        </w:rPr>
        <w:t xml:space="preserve">Это не выглядит полезным, но True необходим, когда нужно ограничить значения атрибутов.Можно передать вызываемый объект, который принимает объект Tag как единственный аргумент и возвращает логическое значение. Каждый объект Tag, который находит find_all, будет передан в этот объект, и если его вызов возвращает True, то необходимый тег найден.</w:t>
      </w:r>
    </w:p>
    <w:p w:rsidR="00000000" w:rsidDel="00000000" w:rsidP="00000000" w:rsidRDefault="00000000" w:rsidRPr="00000000" w14:paraId="000000F9">
      <w:pPr>
        <w:spacing w:line="276" w:lineRule="auto"/>
        <w:jc w:val="both"/>
        <w:rPr>
          <w:color w:val="434343"/>
        </w:rPr>
      </w:pPr>
      <w:r w:rsidDel="00000000" w:rsidR="00000000" w:rsidRPr="00000000">
        <w:rPr>
          <w:color w:val="434343"/>
          <w:rtl w:val="0"/>
        </w:rPr>
        <w:t xml:space="preserve">Вот код, который ищет теги с двумя и только двумя атрибутами:</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len(tag.attrs) == 2)</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B">
      <w:pPr>
        <w:spacing w:after="0" w:before="0" w:line="276" w:lineRule="auto"/>
        <w:jc w:val="both"/>
        <w:rPr/>
      </w:pPr>
      <w:r w:rsidDel="00000000" w:rsidR="00000000" w:rsidRPr="00000000">
        <w:rPr>
          <w:rtl w:val="0"/>
        </w:rPr>
      </w:r>
    </w:p>
    <w:p w:rsidR="00000000" w:rsidDel="00000000" w:rsidP="00000000" w:rsidRDefault="00000000" w:rsidRPr="00000000" w14:paraId="000000FC">
      <w:pPr>
        <w:spacing w:before="0" w:line="276" w:lineRule="auto"/>
        <w:jc w:val="both"/>
        <w:rPr>
          <w:color w:val="434343"/>
        </w:rPr>
      </w:pPr>
      <w:r w:rsidDel="00000000" w:rsidR="00000000" w:rsidRPr="00000000">
        <w:rPr>
          <w:color w:val="434343"/>
          <w:rtl w:val="0"/>
        </w:rPr>
        <w:t xml:space="preserve">Данный код ищет теги, имена которых состоят из одной букву и которые не имеют атрибутов:</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len(tag.name) == 1 and not tag.attrs)</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E">
      <w:pPr>
        <w:spacing w:after="0" w:before="0" w:line="276" w:lineRule="auto"/>
        <w:jc w:val="both"/>
        <w:rPr/>
      </w:pPr>
      <w:r w:rsidDel="00000000" w:rsidR="00000000" w:rsidRPr="00000000">
        <w:rPr>
          <w:rtl w:val="0"/>
        </w:rPr>
      </w:r>
    </w:p>
    <w:p w:rsidR="00000000" w:rsidDel="00000000" w:rsidP="00000000" w:rsidRDefault="00000000" w:rsidRPr="00000000" w14:paraId="000000FF">
      <w:pPr>
        <w:spacing w:before="0" w:line="276" w:lineRule="auto"/>
        <w:jc w:val="both"/>
        <w:rPr>
          <w:color w:val="434343"/>
        </w:rPr>
      </w:pPr>
      <w:r w:rsidDel="00000000" w:rsidR="00000000" w:rsidRPr="00000000">
        <w:rPr>
          <w:color w:val="434343"/>
          <w:rtl w:val="0"/>
        </w:rPr>
        <w:t xml:space="preserve">Аргументы ключевых слов (keyword arguments) налагают ограничения на атрибуты тега. Вот простой пример поиска всех тегов, атрибут которых align имеет значение center:</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soup.find_all(align="center")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1">
      <w:pPr>
        <w:spacing w:after="0" w:before="0" w:line="276" w:lineRule="auto"/>
        <w:jc w:val="both"/>
        <w:rPr/>
      </w:pPr>
      <w:r w:rsidDel="00000000" w:rsidR="00000000" w:rsidRPr="00000000">
        <w:rPr>
          <w:rtl w:val="0"/>
        </w:rPr>
      </w:r>
    </w:p>
    <w:p w:rsidR="00000000" w:rsidDel="00000000" w:rsidP="00000000" w:rsidRDefault="00000000" w:rsidRPr="00000000" w14:paraId="00000102">
      <w:pPr>
        <w:spacing w:before="0" w:line="276" w:lineRule="auto"/>
        <w:jc w:val="both"/>
        <w:rPr>
          <w:color w:val="434343"/>
        </w:rPr>
      </w:pPr>
      <w:r w:rsidDel="00000000" w:rsidR="00000000" w:rsidRPr="00000000">
        <w:rPr>
          <w:color w:val="434343"/>
          <w:rtl w:val="0"/>
        </w:rPr>
        <w:t xml:space="preserve">Как и в случае с аргументом name, вы можете передать именованный аргумент различными видами объектов для наложения разных ограничений на соответствующие атрибуты. Можно передать строку, как показано выше, чтобы ограничить значение атрибута единственным значением. Можно также передать регулярное выражение, список, хеш, специальные значения True или None, или вызываемый объект, который получает значение атрибута в качестве аргумента (обратите внимание на то, что значение может быть и None). Несколько примеров:</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soup.find_all(align=["center", "blah"])</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soup.find_all(align=lambda(value): value and len(value) &lt;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t xml:space="preserve"># [&lt;</w:t>
            </w:r>
            <w:r w:rsidDel="00000000" w:rsidR="00000000" w:rsidRPr="00000000">
              <w:rPr>
                <w:rFonts w:ascii="Courier New" w:cs="Courier New" w:eastAsia="Courier New" w:hAnsi="Courier New"/>
                <w:color w:val="9868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4">
      <w:pPr>
        <w:spacing w:after="0" w:before="0" w:line="276" w:lineRule="auto"/>
        <w:jc w:val="both"/>
        <w:rPr/>
      </w:pPr>
      <w:r w:rsidDel="00000000" w:rsidR="00000000" w:rsidRPr="00000000">
        <w:rPr>
          <w:rtl w:val="0"/>
        </w:rPr>
      </w:r>
    </w:p>
    <w:p w:rsidR="00000000" w:rsidDel="00000000" w:rsidP="00000000" w:rsidRDefault="00000000" w:rsidRPr="00000000" w14:paraId="00000105">
      <w:pPr>
        <w:spacing w:before="0" w:line="276" w:lineRule="auto"/>
        <w:jc w:val="both"/>
        <w:rPr>
          <w:color w:val="434343"/>
        </w:rPr>
      </w:pPr>
      <w:r w:rsidDel="00000000" w:rsidR="00000000" w:rsidRPr="00000000">
        <w:rPr>
          <w:color w:val="434343"/>
          <w:rtl w:val="0"/>
        </w:rPr>
        <w:t xml:space="preserve">Специальные значения True и None особо интересны. Значению True соответствует тег, заданный атрибут которого имеет любое значение, а None соответствует тег, у которого заданный атрибут не содержит значения. Несколько примеров:</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soup.find_all(align=True)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[tag.name for tag in soup.find_all(align=None)]</w:t>
              <w:br w:type="textWrapping"/>
              <w:t xml:space="preserve"># ['html', 'head', 'title', 'body', 'b', 'b']</w:t>
            </w:r>
            <w:r w:rsidDel="00000000" w:rsidR="00000000" w:rsidRPr="00000000">
              <w:rPr>
                <w:rtl w:val="0"/>
              </w:rPr>
            </w:r>
          </w:p>
        </w:tc>
      </w:tr>
    </w:tbl>
    <w:p w:rsidR="00000000" w:rsidDel="00000000" w:rsidP="00000000" w:rsidRDefault="00000000" w:rsidRPr="00000000" w14:paraId="00000107">
      <w:pPr>
        <w:spacing w:after="0" w:before="0" w:line="276" w:lineRule="auto"/>
        <w:jc w:val="both"/>
        <w:rPr/>
      </w:pPr>
      <w:r w:rsidDel="00000000" w:rsidR="00000000" w:rsidRPr="00000000">
        <w:rPr>
          <w:rtl w:val="0"/>
        </w:rPr>
      </w:r>
    </w:p>
    <w:p w:rsidR="00000000" w:rsidDel="00000000" w:rsidP="00000000" w:rsidRDefault="00000000" w:rsidRPr="00000000" w14:paraId="00000108">
      <w:pPr>
        <w:spacing w:before="0" w:line="276" w:lineRule="auto"/>
        <w:jc w:val="both"/>
        <w:rPr>
          <w:color w:val="434343"/>
        </w:rPr>
      </w:pPr>
      <w:r w:rsidDel="00000000" w:rsidR="00000000" w:rsidRPr="00000000">
        <w:rPr>
          <w:color w:val="434343"/>
          <w:rtl w:val="0"/>
        </w:rPr>
        <w:t xml:space="preserve">Если необходимо наложить сложные </w:t>
      </w:r>
      <w:r w:rsidDel="00000000" w:rsidR="00000000" w:rsidRPr="00000000">
        <w:rPr>
          <w:color w:val="434343"/>
          <w:rtl w:val="0"/>
        </w:rPr>
        <w:t xml:space="preserve">или</w:t>
      </w:r>
      <w:r w:rsidDel="00000000" w:rsidR="00000000" w:rsidRPr="00000000">
        <w:rPr>
          <w:color w:val="434343"/>
          <w:rtl w:val="0"/>
        </w:rPr>
        <w:t xml:space="preserve"> взаимосвязанные ограничения на атрибуты тегов, передавайте вызываемый объект для name, как показано выше, и работайте с объектом Tag. </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Здесь вы должны обратить внимание на одну проблему. Что делать, если в вашем документе есть тег, который определяет атрибут с именем name? Поскольку методы поиска Beautiful Soup всегда определяют аргумент name, вы не можете использовать именованный аргумент с именем name. В качестве именованного аргумента также нельзя использовать зарезервированные слова Python, такие как for. </w:t>
      </w:r>
    </w:p>
    <w:p w:rsidR="00000000" w:rsidDel="00000000" w:rsidP="00000000" w:rsidRDefault="00000000" w:rsidRPr="00000000" w14:paraId="0000010A">
      <w:pPr>
        <w:spacing w:line="276" w:lineRule="auto"/>
        <w:jc w:val="both"/>
        <w:rPr>
          <w:color w:val="434343"/>
        </w:rPr>
      </w:pPr>
      <w:r w:rsidDel="00000000" w:rsidR="00000000" w:rsidRPr="00000000">
        <w:rPr>
          <w:color w:val="434343"/>
          <w:rtl w:val="0"/>
        </w:rPr>
        <w:t xml:space="preserve">Beautiful Soup предоставляет специальный аргумент с именем attrs, который можно использовать в таких ситуациях. attrs представляет собой словарь, который работает также как именованные аргументы:</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soup.find_all(attrs={'id' : 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C">
      <w:pPr>
        <w:spacing w:after="0" w:before="0" w:line="276" w:lineRule="auto"/>
        <w:jc w:val="both"/>
        <w:rPr/>
      </w:pPr>
      <w:r w:rsidDel="00000000" w:rsidR="00000000" w:rsidRPr="00000000">
        <w:rPr>
          <w:rtl w:val="0"/>
        </w:rPr>
      </w:r>
    </w:p>
    <w:p w:rsidR="00000000" w:rsidDel="00000000" w:rsidP="00000000" w:rsidRDefault="00000000" w:rsidRPr="00000000" w14:paraId="0000010D">
      <w:pPr>
        <w:spacing w:before="0" w:line="276" w:lineRule="auto"/>
        <w:jc w:val="both"/>
        <w:rPr>
          <w:color w:val="434343"/>
        </w:rPr>
      </w:pPr>
      <w:r w:rsidDel="00000000" w:rsidR="00000000" w:rsidRPr="00000000">
        <w:rPr>
          <w:color w:val="434343"/>
          <w:rtl w:val="0"/>
        </w:rPr>
        <w:t xml:space="preserve">Можно использовать attrs, если необходимо наложить ограничения на атрибуты, имена которых совпадают с зарезервированными словами Python — class, for или import; или атрибуты, имена которых — </w:t>
      </w:r>
      <w:ins w:author="Vicky K" w:id="0" w:date="2021-01-19T11:03:20Z">
        <w:r w:rsidDel="00000000" w:rsidR="00000000" w:rsidRPr="00000000">
          <w:rPr>
            <w:color w:val="434343"/>
            <w:rtl w:val="0"/>
          </w:rPr>
          <w:t xml:space="preserve">не именованные</w:t>
        </w:r>
      </w:ins>
      <w:del w:author="Vicky K" w:id="0" w:date="2021-01-19T11:03:20Z">
        <w:r w:rsidDel="00000000" w:rsidR="00000000" w:rsidRPr="00000000">
          <w:rPr>
            <w:color w:val="434343"/>
            <w:rtl w:val="0"/>
          </w:rPr>
          <w:delText xml:space="preserve">неименованные</w:delText>
        </w:r>
      </w:del>
      <w:r w:rsidDel="00000000" w:rsidR="00000000" w:rsidRPr="00000000">
        <w:rPr>
          <w:color w:val="434343"/>
          <w:rtl w:val="0"/>
        </w:rPr>
        <w:t xml:space="preserve"> аргументы методов поиска Beautiful Soup: name, recursive, limit, text или сам attrs.</w:t>
      </w:r>
    </w:p>
    <w:p w:rsidR="00000000" w:rsidDel="00000000" w:rsidP="00000000" w:rsidRDefault="00000000" w:rsidRPr="00000000" w14:paraId="0000010E">
      <w:pPr>
        <w:spacing w:line="276" w:lineRule="auto"/>
        <w:jc w:val="both"/>
        <w:rPr>
          <w:color w:val="434343"/>
        </w:rPr>
      </w:pPr>
      <w:r w:rsidDel="00000000" w:rsidR="00000000" w:rsidRPr="00000000">
        <w:rPr>
          <w:color w:val="434343"/>
          <w:rtl w:val="0"/>
        </w:rPr>
        <w:t xml:space="preserve">Установка аргумента </w:t>
      </w:r>
      <w:r w:rsidDel="00000000" w:rsidR="00000000" w:rsidRPr="00000000">
        <w:rPr>
          <w:b w:val="1"/>
          <w:color w:val="434343"/>
          <w:rtl w:val="0"/>
        </w:rPr>
        <w:t xml:space="preserve">limit </w:t>
      </w:r>
      <w:r w:rsidDel="00000000" w:rsidR="00000000" w:rsidRPr="00000000">
        <w:rPr>
          <w:color w:val="434343"/>
          <w:rtl w:val="0"/>
        </w:rPr>
        <w:t xml:space="preserve">позволяет останавливать поиск после того, как будет найдено заданное число совпадений. Если в документе тысячи таблиц, а нужно только четыре, то передайте в аргументе limit значение 4 и сэкономьте время. По умолчанию ограничения нет.</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soup.find_all('p', limit=100)</w:t>
            </w:r>
          </w:p>
          <w:p w:rsidR="00000000" w:rsidDel="00000000" w:rsidP="00000000" w:rsidRDefault="00000000" w:rsidRPr="00000000" w14:paraId="0000011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11">
      <w:pPr>
        <w:spacing w:after="0" w:before="0" w:line="276" w:lineRule="auto"/>
        <w:jc w:val="both"/>
        <w:rPr/>
      </w:pPr>
      <w:r w:rsidDel="00000000" w:rsidR="00000000" w:rsidRPr="00000000">
        <w:rPr>
          <w:rtl w:val="0"/>
        </w:rPr>
      </w:r>
    </w:p>
    <w:p w:rsidR="00000000" w:rsidDel="00000000" w:rsidP="00000000" w:rsidRDefault="00000000" w:rsidRPr="00000000" w14:paraId="00000112">
      <w:pPr>
        <w:spacing w:before="0" w:line="276" w:lineRule="auto"/>
        <w:jc w:val="both"/>
        <w:rPr/>
      </w:pPr>
      <w:r w:rsidDel="00000000" w:rsidR="00000000" w:rsidRPr="00000000">
        <w:rPr>
          <w:rtl w:val="0"/>
        </w:rPr>
      </w:r>
    </w:p>
    <w:p w:rsidR="00000000" w:rsidDel="00000000" w:rsidP="00000000" w:rsidRDefault="00000000" w:rsidRPr="00000000" w14:paraId="00000113">
      <w:pPr>
        <w:pStyle w:val="Heading2"/>
        <w:spacing w:line="276" w:lineRule="auto"/>
        <w:jc w:val="both"/>
        <w:rPr>
          <w:color w:val="434343"/>
          <w:sz w:val="28"/>
          <w:szCs w:val="28"/>
        </w:rPr>
      </w:pPr>
      <w:bookmarkStart w:colFirst="0" w:colLast="0" w:name="_p69b1kmwebsk" w:id="32"/>
      <w:bookmarkEnd w:id="32"/>
      <w:r w:rsidDel="00000000" w:rsidR="00000000" w:rsidRPr="00000000">
        <w:rPr>
          <w:color w:val="434343"/>
          <w:sz w:val="28"/>
          <w:szCs w:val="28"/>
          <w:rtl w:val="0"/>
        </w:rPr>
        <w:t xml:space="preserve">Дополнительные методы поиска внутри дерева синтаксического разбора</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spacing w:before="0" w:line="276" w:lineRule="auto"/>
        <w:jc w:val="both"/>
        <w:rPr>
          <w:color w:val="434343"/>
        </w:rPr>
      </w:pPr>
      <w:bookmarkStart w:colFirst="0" w:colLast="0" w:name="_5pzzfss1azxo" w:id="33"/>
      <w:bookmarkEnd w:id="33"/>
      <w:r w:rsidDel="00000000" w:rsidR="00000000" w:rsidRPr="00000000">
        <w:rPr>
          <w:color w:val="434343"/>
          <w:rtl w:val="0"/>
        </w:rPr>
        <w:t xml:space="preserve">find(name, attrs, recursive, text, **kwargs)</w:t>
      </w:r>
    </w:p>
    <w:p w:rsidR="00000000" w:rsidDel="00000000" w:rsidP="00000000" w:rsidRDefault="00000000" w:rsidRPr="00000000" w14:paraId="00000116">
      <w:pPr>
        <w:spacing w:line="276" w:lineRule="auto"/>
        <w:jc w:val="both"/>
        <w:rPr>
          <w:color w:val="434343"/>
        </w:rPr>
      </w:pPr>
      <w:r w:rsidDel="00000000" w:rsidR="00000000" w:rsidRPr="00000000">
        <w:rPr>
          <w:color w:val="434343"/>
          <w:rtl w:val="0"/>
        </w:rPr>
        <w:t xml:space="preserve">Метод find почти в точности совпадает с findAll, за исключением того, что он ищет первое вхождение искомого объекта, а не все. Это похоже на установку для результирующего множества limit равным 1 и затем извлечения единственного результата из массива.</w:t>
      </w:r>
    </w:p>
    <w:p w:rsidR="00000000" w:rsidDel="00000000" w:rsidP="00000000" w:rsidRDefault="00000000" w:rsidRPr="00000000" w14:paraId="00000117">
      <w:pPr>
        <w:spacing w:line="276" w:lineRule="auto"/>
        <w:jc w:val="both"/>
        <w:rPr>
          <w:color w:val="434343"/>
        </w:rPr>
      </w:pPr>
      <w:r w:rsidDel="00000000" w:rsidR="00000000" w:rsidRPr="00000000">
        <w:rPr>
          <w:color w:val="434343"/>
          <w:rtl w:val="0"/>
        </w:rPr>
        <w:t xml:space="preserve">Сигнатура метода find:</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find(name, attrs, recursive, text, **kwargs)</w:t>
            </w:r>
            <w:r w:rsidDel="00000000" w:rsidR="00000000" w:rsidRPr="00000000">
              <w:rPr>
                <w:rtl w:val="0"/>
              </w:rPr>
            </w:r>
          </w:p>
        </w:tc>
      </w:tr>
    </w:tbl>
    <w:p w:rsidR="00000000" w:rsidDel="00000000" w:rsidP="00000000" w:rsidRDefault="00000000" w:rsidRPr="00000000" w14:paraId="0000011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A">
      <w:pPr>
        <w:spacing w:before="0" w:line="276" w:lineRule="auto"/>
        <w:jc w:val="both"/>
        <w:rPr>
          <w:color w:val="434343"/>
        </w:rPr>
      </w:pPr>
      <w:r w:rsidDel="00000000" w:rsidR="00000000" w:rsidRPr="00000000">
        <w:rPr>
          <w:color w:val="434343"/>
          <w:rtl w:val="0"/>
        </w:rPr>
        <w:t xml:space="preserve">Но метод .find() не получает limit и возвращает единственный результат:</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soup.find('nosuchtag', limit=1) == None</w:t>
              <w:br w:type="textWrapping"/>
              <w:t xml:space="preserve"># True</w:t>
            </w:r>
            <w:r w:rsidDel="00000000" w:rsidR="00000000" w:rsidRPr="00000000">
              <w:rPr>
                <w:rtl w:val="0"/>
              </w:rPr>
            </w:r>
          </w:p>
        </w:tc>
      </w:tr>
    </w:tbl>
    <w:p w:rsidR="00000000" w:rsidDel="00000000" w:rsidP="00000000" w:rsidRDefault="00000000" w:rsidRPr="00000000" w14:paraId="0000011C">
      <w:pPr>
        <w:spacing w:after="0" w:before="0" w:line="276" w:lineRule="auto"/>
        <w:jc w:val="both"/>
        <w:rPr/>
      </w:pPr>
      <w:r w:rsidDel="00000000" w:rsidR="00000000" w:rsidRPr="00000000">
        <w:rPr>
          <w:rtl w:val="0"/>
        </w:rPr>
      </w:r>
    </w:p>
    <w:p w:rsidR="00000000" w:rsidDel="00000000" w:rsidP="00000000" w:rsidRDefault="00000000" w:rsidRPr="00000000" w14:paraId="0000011D">
      <w:pPr>
        <w:spacing w:before="0" w:line="276" w:lineRule="auto"/>
        <w:jc w:val="both"/>
        <w:rPr/>
      </w:pPr>
      <w:r w:rsidDel="00000000" w:rsidR="00000000" w:rsidRPr="00000000">
        <w:rPr>
          <w:rtl w:val="0"/>
        </w:rPr>
      </w:r>
    </w:p>
    <w:p w:rsidR="00000000" w:rsidDel="00000000" w:rsidP="00000000" w:rsidRDefault="00000000" w:rsidRPr="00000000" w14:paraId="0000011E">
      <w:pPr>
        <w:pStyle w:val="Heading3"/>
        <w:spacing w:before="0" w:line="276" w:lineRule="auto"/>
        <w:jc w:val="both"/>
        <w:rPr/>
      </w:pPr>
      <w:bookmarkStart w:colFirst="0" w:colLast="0" w:name="_ccw704333vb" w:id="34"/>
      <w:bookmarkEnd w:id="34"/>
      <w:r w:rsidDel="00000000" w:rsidR="00000000" w:rsidRPr="00000000">
        <w:rPr>
          <w:rtl w:val="0"/>
        </w:rPr>
        <w:t xml:space="preserve">find_next_siblings() и find_next_sibling()</w:t>
      </w:r>
    </w:p>
    <w:p w:rsidR="00000000" w:rsidDel="00000000" w:rsidP="00000000" w:rsidRDefault="00000000" w:rsidRPr="00000000" w14:paraId="0000011F">
      <w:pPr>
        <w:spacing w:line="276" w:lineRule="auto"/>
        <w:jc w:val="both"/>
        <w:rPr>
          <w:color w:val="434343"/>
        </w:rPr>
      </w:pPr>
      <w:r w:rsidDel="00000000" w:rsidR="00000000" w:rsidRPr="00000000">
        <w:rPr>
          <w:color w:val="434343"/>
          <w:rtl w:val="0"/>
        </w:rPr>
        <w:t xml:space="preserve">Эти методы часто следуют за элементом next_sibling, собирая объекты Tag или NavigableText, соответствующие заданным критериям. Сигнатуры методов:</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find_next_siblings(name, attrs, text, limit, **kwargs) </w:t>
              <w:br w:type="textWrapping"/>
              <w:t xml:space="preserve">find_next_sibling(name, attrs, text, **kwargs)</w:t>
            </w:r>
            <w:r w:rsidDel="00000000" w:rsidR="00000000" w:rsidRPr="00000000">
              <w:rPr>
                <w:rtl w:val="0"/>
              </w:rPr>
            </w:r>
          </w:p>
        </w:tc>
      </w:tr>
    </w:tbl>
    <w:p w:rsidR="00000000" w:rsidDel="00000000" w:rsidP="00000000" w:rsidRDefault="00000000" w:rsidRPr="00000000" w14:paraId="00000121">
      <w:pPr>
        <w:spacing w:after="0" w:before="0" w:line="276" w:lineRule="auto"/>
        <w:jc w:val="both"/>
        <w:rPr/>
      </w:pPr>
      <w:r w:rsidDel="00000000" w:rsidR="00000000" w:rsidRPr="00000000">
        <w:rPr>
          <w:rtl w:val="0"/>
        </w:rPr>
      </w:r>
    </w:p>
    <w:p w:rsidR="00000000" w:rsidDel="00000000" w:rsidP="00000000" w:rsidRDefault="00000000" w:rsidRPr="00000000" w14:paraId="00000122">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paraText = soup.find(text='This is paragraph ')</w:t>
              <w:br w:type="textWrapping"/>
              <w:t xml:space="preserve">paraText.find_next_siblings('b')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paraText.find_next_sibling(text = lambda(text): len(text) == 1)</w:t>
              <w:br w:type="textWrapping"/>
              <w:t xml:space="preserve"># '.'</w:t>
            </w:r>
            <w:r w:rsidDel="00000000" w:rsidR="00000000" w:rsidRPr="00000000">
              <w:rPr>
                <w:rtl w:val="0"/>
              </w:rPr>
            </w:r>
          </w:p>
        </w:tc>
      </w:tr>
    </w:tbl>
    <w:p w:rsidR="00000000" w:rsidDel="00000000" w:rsidP="00000000" w:rsidRDefault="00000000" w:rsidRPr="00000000" w14:paraId="00000124">
      <w:pPr>
        <w:spacing w:after="0" w:before="0" w:line="276" w:lineRule="auto"/>
        <w:jc w:val="both"/>
        <w:rPr/>
      </w:pPr>
      <w:r w:rsidDel="00000000" w:rsidR="00000000" w:rsidRPr="00000000">
        <w:rPr>
          <w:rtl w:val="0"/>
        </w:rPr>
      </w:r>
    </w:p>
    <w:p w:rsidR="00000000" w:rsidDel="00000000" w:rsidP="00000000" w:rsidRDefault="00000000" w:rsidRPr="00000000" w14:paraId="00000125">
      <w:pPr>
        <w:spacing w:before="0" w:line="276" w:lineRule="auto"/>
        <w:jc w:val="both"/>
        <w:rPr/>
      </w:pPr>
      <w:r w:rsidDel="00000000" w:rsidR="00000000" w:rsidRPr="00000000">
        <w:rPr>
          <w:rtl w:val="0"/>
        </w:rPr>
      </w:r>
    </w:p>
    <w:p w:rsidR="00000000" w:rsidDel="00000000" w:rsidP="00000000" w:rsidRDefault="00000000" w:rsidRPr="00000000" w14:paraId="00000126">
      <w:pPr>
        <w:pStyle w:val="Heading3"/>
        <w:spacing w:before="0" w:line="276" w:lineRule="auto"/>
        <w:jc w:val="both"/>
        <w:rPr>
          <w:color w:val="434343"/>
        </w:rPr>
      </w:pPr>
      <w:bookmarkStart w:colFirst="0" w:colLast="0" w:name="_r686awccec0t" w:id="35"/>
      <w:bookmarkEnd w:id="35"/>
      <w:r w:rsidDel="00000000" w:rsidR="00000000" w:rsidRPr="00000000">
        <w:rPr>
          <w:color w:val="434343"/>
          <w:rtl w:val="0"/>
        </w:rPr>
        <w:t xml:space="preserve">find_previous_siblings() и find_previous_sibling()</w:t>
      </w:r>
    </w:p>
    <w:p w:rsidR="00000000" w:rsidDel="00000000" w:rsidP="00000000" w:rsidRDefault="00000000" w:rsidRPr="00000000" w14:paraId="00000127">
      <w:pPr>
        <w:spacing w:line="276" w:lineRule="auto"/>
        <w:jc w:val="both"/>
        <w:rPr>
          <w:color w:val="434343"/>
        </w:rPr>
      </w:pPr>
      <w:r w:rsidDel="00000000" w:rsidR="00000000" w:rsidRPr="00000000">
        <w:rPr>
          <w:color w:val="434343"/>
          <w:rtl w:val="0"/>
        </w:rPr>
        <w:t xml:space="preserve">Эти методы часто следуют за элементом previous_sibling, собирая объекты Tag или NavigableText, соответствующие заданным критериям. Сигнатуры методов:</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find_previous_siblings(name, attrs, text, limit, **kwargs) </w:t>
              <w:br w:type="textWrapping"/>
              <w:t xml:space="preserve">find_previous_sibling(name, attrs, text, **kwargs)</w:t>
            </w:r>
            <w:r w:rsidDel="00000000" w:rsidR="00000000" w:rsidRPr="00000000">
              <w:rPr>
                <w:rtl w:val="0"/>
              </w:rPr>
            </w:r>
          </w:p>
        </w:tc>
      </w:tr>
    </w:tbl>
    <w:p w:rsidR="00000000" w:rsidDel="00000000" w:rsidP="00000000" w:rsidRDefault="00000000" w:rsidRPr="00000000" w14:paraId="0000012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A">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paraText = soup.find(text='.')</w:t>
              <w:br w:type="textWrapping"/>
              <w:t xml:space="preserve">paraText.find_previous_siblings('b')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paraText.find_previous_sibling(text = True)</w:t>
            </w:r>
          </w:p>
          <w:p w:rsidR="00000000" w:rsidDel="00000000" w:rsidP="00000000" w:rsidRDefault="00000000" w:rsidRPr="00000000" w14:paraId="0000012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'This is paragraph '</w:t>
            </w:r>
            <w:r w:rsidDel="00000000" w:rsidR="00000000" w:rsidRPr="00000000">
              <w:rPr>
                <w:rtl w:val="0"/>
              </w:rPr>
            </w:r>
          </w:p>
        </w:tc>
      </w:tr>
    </w:tbl>
    <w:p w:rsidR="00000000" w:rsidDel="00000000" w:rsidP="00000000" w:rsidRDefault="00000000" w:rsidRPr="00000000" w14:paraId="0000012D">
      <w:pPr>
        <w:spacing w:after="0" w:before="0" w:line="276" w:lineRule="auto"/>
        <w:jc w:val="both"/>
        <w:rPr/>
      </w:pPr>
      <w:r w:rsidDel="00000000" w:rsidR="00000000" w:rsidRPr="00000000">
        <w:rPr>
          <w:rtl w:val="0"/>
        </w:rPr>
      </w:r>
    </w:p>
    <w:p w:rsidR="00000000" w:rsidDel="00000000" w:rsidP="00000000" w:rsidRDefault="00000000" w:rsidRPr="00000000" w14:paraId="0000012E">
      <w:pPr>
        <w:spacing w:before="0" w:line="276" w:lineRule="auto"/>
        <w:jc w:val="both"/>
        <w:rPr/>
      </w:pPr>
      <w:r w:rsidDel="00000000" w:rsidR="00000000" w:rsidRPr="00000000">
        <w:rPr>
          <w:rtl w:val="0"/>
        </w:rPr>
      </w:r>
    </w:p>
    <w:p w:rsidR="00000000" w:rsidDel="00000000" w:rsidP="00000000" w:rsidRDefault="00000000" w:rsidRPr="00000000" w14:paraId="0000012F">
      <w:pPr>
        <w:pStyle w:val="Heading3"/>
        <w:spacing w:before="0" w:line="276" w:lineRule="auto"/>
        <w:jc w:val="both"/>
        <w:rPr>
          <w:color w:val="434343"/>
        </w:rPr>
      </w:pPr>
      <w:bookmarkStart w:colFirst="0" w:colLast="0" w:name="_i16mqmf1r3d3" w:id="36"/>
      <w:bookmarkEnd w:id="36"/>
      <w:r w:rsidDel="00000000" w:rsidR="00000000" w:rsidRPr="00000000">
        <w:rPr>
          <w:color w:val="434343"/>
          <w:rtl w:val="0"/>
        </w:rPr>
        <w:t xml:space="preserve">find_all_next() и find_next()</w:t>
      </w:r>
    </w:p>
    <w:p w:rsidR="00000000" w:rsidDel="00000000" w:rsidP="00000000" w:rsidRDefault="00000000" w:rsidRPr="00000000" w14:paraId="00000130">
      <w:pPr>
        <w:spacing w:line="276" w:lineRule="auto"/>
        <w:jc w:val="both"/>
        <w:rPr>
          <w:color w:val="434343"/>
        </w:rPr>
      </w:pPr>
      <w:r w:rsidDel="00000000" w:rsidR="00000000" w:rsidRPr="00000000">
        <w:rPr>
          <w:color w:val="434343"/>
          <w:rtl w:val="0"/>
        </w:rPr>
        <w:t xml:space="preserve">Эти методы часто следуют за элементом Next, собирая объекты Tag или NavigableText, соответствующие заданным критериям. Сигнатуры методов:</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find_all_next(name, attrs, text, limit, **kwargs) </w:t>
              <w:br w:type="textWrapping"/>
              <w:t xml:space="preserve">find_next(name, attrs, text, **kwargs)</w:t>
            </w:r>
            <w:r w:rsidDel="00000000" w:rsidR="00000000" w:rsidRPr="00000000">
              <w:rPr>
                <w:rtl w:val="0"/>
              </w:rPr>
            </w:r>
          </w:p>
        </w:tc>
      </w:tr>
    </w:tbl>
    <w:p w:rsidR="00000000" w:rsidDel="00000000" w:rsidP="00000000" w:rsidRDefault="00000000" w:rsidRPr="00000000" w14:paraId="00000132">
      <w:pPr>
        <w:spacing w:after="0" w:before="0" w:line="276" w:lineRule="auto"/>
        <w:jc w:val="both"/>
        <w:rPr/>
      </w:pPr>
      <w:r w:rsidDel="00000000" w:rsidR="00000000" w:rsidRPr="00000000">
        <w:rPr>
          <w:rtl w:val="0"/>
        </w:rPr>
      </w:r>
    </w:p>
    <w:p w:rsidR="00000000" w:rsidDel="00000000" w:rsidP="00000000" w:rsidRDefault="00000000" w:rsidRPr="00000000" w14:paraId="00000133">
      <w:pPr>
        <w:spacing w:before="0" w:line="276" w:lineRule="auto"/>
        <w:jc w:val="both"/>
        <w:rPr>
          <w:color w:val="434343"/>
        </w:rPr>
      </w:pPr>
      <w:r w:rsidDel="00000000" w:rsidR="00000000" w:rsidRPr="00000000">
        <w:rPr>
          <w:color w:val="434343"/>
          <w:rtl w:val="0"/>
        </w:rPr>
        <w:t xml:space="preserve">Примеры: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soup.find('p')</w:t>
              <w:br w:type="textWrapping"/>
              <w:t xml:space="preserve">pTag.find_all_next(text=True)</w:t>
              <w:br w:type="textWrapping"/>
              <w:t xml:space="preserve"># ['This is paragraph ', 'one', '.', 'This is paragraph ', 'two', '.']</w:t>
              <w:br w:type="textWrapping"/>
              <w:br w:type="textWrapping"/>
              <w:t xml:space="preserve">pTag.find_next('p')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pTag.find_next('b')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pStyle w:val="Heading3"/>
        <w:spacing w:line="276" w:lineRule="auto"/>
        <w:jc w:val="both"/>
        <w:rPr>
          <w:color w:val="434343"/>
        </w:rPr>
      </w:pPr>
      <w:bookmarkStart w:colFirst="0" w:colLast="0" w:name="_ehh9v5ek3dhr" w:id="37"/>
      <w:bookmarkEnd w:id="37"/>
      <w:r w:rsidDel="00000000" w:rsidR="00000000" w:rsidRPr="00000000">
        <w:rPr>
          <w:color w:val="434343"/>
          <w:rtl w:val="0"/>
        </w:rPr>
        <w:t xml:space="preserve">find_all_previous() и find_previous()</w:t>
      </w:r>
    </w:p>
    <w:p w:rsidR="00000000" w:rsidDel="00000000" w:rsidP="00000000" w:rsidRDefault="00000000" w:rsidRPr="00000000" w14:paraId="00000137">
      <w:pPr>
        <w:spacing w:line="276" w:lineRule="auto"/>
        <w:jc w:val="both"/>
        <w:rPr>
          <w:color w:val="434343"/>
        </w:rPr>
      </w:pPr>
      <w:r w:rsidDel="00000000" w:rsidR="00000000" w:rsidRPr="00000000">
        <w:rPr>
          <w:color w:val="434343"/>
          <w:rtl w:val="0"/>
        </w:rPr>
        <w:t xml:space="preserve">Эти методы часто следуют за элементом previous, собирая объекты Tag или NavigableText, соответствующие заданным критериям. Сигнатуры методов:</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find_all_previous(name, attrs, text, limit, **kwargs) </w:t>
              <w:br w:type="textWrapping"/>
              <w:t xml:space="preserve">find_previous(name, attrs, text, **kwargs)</w:t>
            </w:r>
            <w:r w:rsidDel="00000000" w:rsidR="00000000" w:rsidRPr="00000000">
              <w:rPr>
                <w:rtl w:val="0"/>
              </w:rPr>
            </w:r>
          </w:p>
        </w:tc>
      </w:tr>
    </w:tbl>
    <w:p w:rsidR="00000000" w:rsidDel="00000000" w:rsidP="00000000" w:rsidRDefault="00000000" w:rsidRPr="00000000" w14:paraId="00000139">
      <w:pPr>
        <w:spacing w:after="0" w:before="0" w:line="276" w:lineRule="auto"/>
        <w:jc w:val="both"/>
        <w:rPr/>
      </w:pPr>
      <w:r w:rsidDel="00000000" w:rsidR="00000000" w:rsidRPr="00000000">
        <w:rPr>
          <w:rtl w:val="0"/>
        </w:rPr>
      </w:r>
    </w:p>
    <w:p w:rsidR="00000000" w:rsidDel="00000000" w:rsidP="00000000" w:rsidRDefault="00000000" w:rsidRPr="00000000" w14:paraId="0000013A">
      <w:pPr>
        <w:spacing w:before="0" w:line="276" w:lineRule="auto"/>
        <w:jc w:val="both"/>
        <w:rPr>
          <w:color w:val="434343"/>
        </w:rPr>
      </w:pPr>
      <w:r w:rsidDel="00000000" w:rsidR="00000000" w:rsidRPr="00000000">
        <w:rPr>
          <w:color w:val="434343"/>
          <w:rtl w:val="0"/>
        </w:rPr>
        <w:t xml:space="preserve">Примеры:</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lastPTag = soup('p')[-1]</w:t>
              <w:br w:type="textWrapping"/>
              <w:t xml:space="preserve">lastPTag.find_all_previous(text=True)</w:t>
              <w:br w:type="textWrapping"/>
              <w:t xml:space="preserve"># ['.', 'one', 'This is paragraph ', 'Page title']</w:t>
              <w:br w:type="textWrapping"/>
              <w:t xml:space="preserve"># Note the reverse order!</w:t>
              <w:br w:type="textWrapping"/>
              <w:br w:type="textWrapping"/>
              <w:t xml:space="preserve">lastPTag.find_previous('p')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lastPTag.find_previous('b')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C">
      <w:pPr>
        <w:spacing w:after="0" w:before="0" w:line="276" w:lineRule="auto"/>
        <w:jc w:val="both"/>
        <w:rPr/>
      </w:pPr>
      <w:r w:rsidDel="00000000" w:rsidR="00000000" w:rsidRPr="00000000">
        <w:rPr>
          <w:rtl w:val="0"/>
        </w:rPr>
      </w:r>
    </w:p>
    <w:p w:rsidR="00000000" w:rsidDel="00000000" w:rsidP="00000000" w:rsidRDefault="00000000" w:rsidRPr="00000000" w14:paraId="0000013D">
      <w:pPr>
        <w:spacing w:before="0" w:line="276" w:lineRule="auto"/>
        <w:jc w:val="both"/>
        <w:rPr/>
      </w:pPr>
      <w:r w:rsidDel="00000000" w:rsidR="00000000" w:rsidRPr="00000000">
        <w:rPr>
          <w:rtl w:val="0"/>
        </w:rPr>
      </w:r>
    </w:p>
    <w:p w:rsidR="00000000" w:rsidDel="00000000" w:rsidP="00000000" w:rsidRDefault="00000000" w:rsidRPr="00000000" w14:paraId="0000013E">
      <w:pPr>
        <w:pStyle w:val="Heading3"/>
        <w:spacing w:before="0" w:line="276" w:lineRule="auto"/>
        <w:jc w:val="both"/>
        <w:rPr>
          <w:color w:val="434343"/>
        </w:rPr>
      </w:pPr>
      <w:bookmarkStart w:colFirst="0" w:colLast="0" w:name="_i5j7u1nuohrc" w:id="38"/>
      <w:bookmarkEnd w:id="38"/>
      <w:r w:rsidDel="00000000" w:rsidR="00000000" w:rsidRPr="00000000">
        <w:rPr>
          <w:color w:val="434343"/>
          <w:rtl w:val="0"/>
        </w:rPr>
        <w:t xml:space="preserve">find_parents() и find_parent()</w:t>
      </w:r>
    </w:p>
    <w:p w:rsidR="00000000" w:rsidDel="00000000" w:rsidP="00000000" w:rsidRDefault="00000000" w:rsidRPr="00000000" w14:paraId="0000013F">
      <w:pPr>
        <w:spacing w:line="276" w:lineRule="auto"/>
        <w:jc w:val="both"/>
        <w:rPr>
          <w:color w:val="434343"/>
        </w:rPr>
      </w:pPr>
      <w:r w:rsidDel="00000000" w:rsidR="00000000" w:rsidRPr="00000000">
        <w:rPr>
          <w:color w:val="434343"/>
          <w:rtl w:val="0"/>
        </w:rPr>
        <w:t xml:space="preserve">Эти методы часто следуют за элементом parent, собирая объекты Tag или NavigableText, соответствующие заданным критериям. Они не принимают аргумент text, поскольку не может быть объектов, предком которых был бы объект NavigableString. Сигнатуры методов:</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1">
      <w:pPr>
        <w:spacing w:after="0" w:before="0" w:line="276" w:lineRule="auto"/>
        <w:jc w:val="both"/>
        <w:rPr/>
      </w:pPr>
      <w:r w:rsidDel="00000000" w:rsidR="00000000" w:rsidRPr="00000000">
        <w:rPr>
          <w:rtl w:val="0"/>
        </w:rPr>
      </w:r>
    </w:p>
    <w:p w:rsidR="00000000" w:rsidDel="00000000" w:rsidP="00000000" w:rsidRDefault="00000000" w:rsidRPr="00000000" w14:paraId="00000142">
      <w:pPr>
        <w:spacing w:before="0" w:line="276" w:lineRule="auto"/>
        <w:jc w:val="both"/>
        <w:rPr>
          <w:color w:val="434343"/>
        </w:rPr>
      </w:pPr>
      <w:r w:rsidDel="00000000" w:rsidR="00000000" w:rsidRPr="00000000">
        <w:rPr>
          <w:color w:val="434343"/>
          <w:rtl w:val="0"/>
        </w:rPr>
        <w:t xml:space="preserve">Примеры:</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4">
      <w:pPr>
        <w:spacing w:line="276" w:lineRule="auto"/>
        <w:jc w:val="both"/>
        <w:rPr>
          <w:color w:val="1155cc"/>
          <w:u w:val="single"/>
        </w:rPr>
      </w:pPr>
      <w:r w:rsidDel="00000000" w:rsidR="00000000" w:rsidRPr="00000000">
        <w:rPr>
          <w:rtl w:val="0"/>
        </w:rPr>
      </w:r>
    </w:p>
    <w:p w:rsidR="00000000" w:rsidDel="00000000" w:rsidP="00000000" w:rsidRDefault="00000000" w:rsidRPr="00000000" w14:paraId="00000145">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146">
      <w:pPr>
        <w:pStyle w:val="Heading1"/>
        <w:spacing w:line="276" w:lineRule="auto"/>
        <w:rPr>
          <w:color w:val="434343"/>
          <w:sz w:val="36"/>
          <w:szCs w:val="36"/>
        </w:rPr>
      </w:pPr>
      <w:bookmarkStart w:colFirst="0" w:colLast="0" w:name="_k0fh6um6jqvw" w:id="39"/>
      <w:bookmarkEnd w:id="39"/>
      <w:r w:rsidDel="00000000" w:rsidR="00000000" w:rsidRPr="00000000">
        <w:rPr>
          <w:color w:val="434343"/>
          <w:sz w:val="36"/>
          <w:szCs w:val="36"/>
          <w:rtl w:val="0"/>
        </w:rPr>
        <w:t xml:space="preserve">Глоссарий</w:t>
      </w:r>
    </w:p>
    <w:p w:rsidR="00000000" w:rsidDel="00000000" w:rsidP="00000000" w:rsidRDefault="00000000" w:rsidRPr="00000000" w14:paraId="00000147">
      <w:pPr>
        <w:spacing w:after="200" w:before="200" w:line="276" w:lineRule="auto"/>
        <w:jc w:val="both"/>
        <w:rPr>
          <w:color w:val="434343"/>
        </w:rPr>
      </w:pPr>
      <w:r w:rsidDel="00000000" w:rsidR="00000000" w:rsidRPr="00000000">
        <w:rPr>
          <w:b w:val="1"/>
          <w:color w:val="434343"/>
          <w:rtl w:val="0"/>
        </w:rPr>
        <w:t xml:space="preserve">HTML</w:t>
      </w:r>
      <w:r w:rsidDel="00000000" w:rsidR="00000000" w:rsidRPr="00000000">
        <w:rPr>
          <w:color w:val="434343"/>
          <w:rtl w:val="0"/>
        </w:rPr>
        <w:t xml:space="preserve"> (HyperText Markup Language) — HTML (HyperText Markup Language) язык гипертекстовой разметки. Он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w:t>
      </w:r>
    </w:p>
    <w:p w:rsidR="00000000" w:rsidDel="00000000" w:rsidP="00000000" w:rsidRDefault="00000000" w:rsidRPr="00000000" w14:paraId="00000148">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используются для разграничения начала и конца элементов в разметке.</w:t>
      </w:r>
    </w:p>
    <w:p w:rsidR="00000000" w:rsidDel="00000000" w:rsidP="00000000" w:rsidRDefault="00000000" w:rsidRPr="00000000" w14:paraId="00000149">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Атрибуты</w:t>
      </w:r>
      <w:r w:rsidDel="00000000" w:rsidR="00000000" w:rsidRPr="00000000">
        <w:rPr>
          <w:color w:val="434343"/>
          <w:rtl w:val="0"/>
        </w:rPr>
        <w:t xml:space="preserve"> — свойства тега</w:t>
      </w:r>
      <w:r w:rsidDel="00000000" w:rsidR="00000000" w:rsidRPr="00000000">
        <w:rPr>
          <w:i w:val="1"/>
          <w:color w:val="434343"/>
          <w:rtl w:val="0"/>
        </w:rPr>
        <w:t xml:space="preserve">,</w:t>
      </w:r>
      <w:r w:rsidDel="00000000" w:rsidR="00000000" w:rsidRPr="00000000">
        <w:rPr>
          <w:color w:val="434343"/>
          <w:rtl w:val="0"/>
        </w:rPr>
        <w:t xml:space="preserve"> дающие дополнительные возможности форматирования текста.</w:t>
      </w:r>
    </w:p>
    <w:p w:rsidR="00000000" w:rsidDel="00000000" w:rsidP="00000000" w:rsidRDefault="00000000" w:rsidRPr="00000000" w14:paraId="0000014A">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DOM</w:t>
      </w:r>
      <w:r w:rsidDel="00000000" w:rsidR="00000000" w:rsidRPr="00000000">
        <w:rPr>
          <w:color w:val="434343"/>
          <w:rtl w:val="0"/>
        </w:rPr>
        <w:t xml:space="preserve"> (Document Object Model) — это не зависящий от платформы и языка </w:t>
      </w:r>
      <w:hyperlink r:id="rId56">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57">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58">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9">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60">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61">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14B">
      <w:pPr>
        <w:pBdr>
          <w:top w:color="auto" w:space="0" w:sz="0" w:val="none"/>
          <w:left w:color="auto" w:space="0" w:sz="0" w:val="none"/>
          <w:bottom w:color="auto" w:space="15" w:sz="0" w:val="none"/>
          <w:right w:color="auto" w:space="0" w:sz="0" w:val="none"/>
        </w:pBdr>
        <w:shd w:fill="ffffff" w:val="clear"/>
        <w:spacing w:after="200" w:before="200" w:line="276" w:lineRule="auto"/>
        <w:jc w:val="both"/>
        <w:rPr>
          <w:b w:val="1"/>
          <w:color w:val="434343"/>
        </w:rPr>
      </w:pPr>
      <w:r w:rsidDel="00000000" w:rsidR="00000000" w:rsidRPr="00000000">
        <w:rPr>
          <w:b w:val="1"/>
          <w:color w:val="434343"/>
          <w:rtl w:val="0"/>
        </w:rPr>
        <w:t xml:space="preserve">Библиотека Beautiful Soup</w:t>
      </w:r>
      <w:r w:rsidDel="00000000" w:rsidR="00000000" w:rsidRPr="00000000">
        <w:rPr>
          <w:color w:val="434343"/>
          <w:rtl w:val="0"/>
        </w:rPr>
        <w:t xml:space="preserve"> — парсер lxml, который преобразует наш HTML-код в DOM и обрабатывает полученную структуру.</w:t>
      </w: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Дерево синтаксического разбора</w:t>
      </w:r>
      <w:r w:rsidDel="00000000" w:rsidR="00000000" w:rsidRPr="00000000">
        <w:rPr>
          <w:color w:val="434343"/>
          <w:rtl w:val="0"/>
        </w:rPr>
        <w:t xml:space="preserve"> — структуры данных Beautiful Soup, которые создаются по мере синтаксического разбора документа.</w:t>
      </w:r>
    </w:p>
    <w:p w:rsidR="00000000" w:rsidDel="00000000" w:rsidP="00000000" w:rsidRDefault="00000000" w:rsidRPr="00000000" w14:paraId="0000014D">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E">
      <w:pPr>
        <w:pStyle w:val="Heading1"/>
        <w:spacing w:before="0" w:line="276" w:lineRule="auto"/>
        <w:rPr>
          <w:color w:val="434343"/>
          <w:sz w:val="36"/>
          <w:szCs w:val="36"/>
        </w:rPr>
      </w:pPr>
      <w:bookmarkStart w:colFirst="0" w:colLast="0" w:name="_wxg4dicb6h6g" w:id="40"/>
      <w:bookmarkEnd w:id="40"/>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4F">
      <w:pPr>
        <w:numPr>
          <w:ilvl w:val="0"/>
          <w:numId w:val="17"/>
        </w:numPr>
        <w:spacing w:after="200" w:before="200" w:line="276" w:lineRule="auto"/>
        <w:ind w:left="720" w:hanging="360"/>
        <w:rPr/>
      </w:pPr>
      <w:hyperlink r:id="rId62">
        <w:r w:rsidDel="00000000" w:rsidR="00000000" w:rsidRPr="00000000">
          <w:rPr>
            <w:color w:val="1155cc"/>
            <w:u w:val="single"/>
            <w:rtl w:val="0"/>
          </w:rPr>
          <w:t xml:space="preserve">Полезные примеры использования методов Soup</w:t>
        </w:r>
      </w:hyperlink>
      <w:r w:rsidDel="00000000" w:rsidR="00000000" w:rsidRPr="00000000">
        <w:rPr>
          <w:rtl w:val="0"/>
        </w:rPr>
        <w:t xml:space="preserve">.</w:t>
      </w:r>
    </w:p>
    <w:p w:rsidR="00000000" w:rsidDel="00000000" w:rsidP="00000000" w:rsidRDefault="00000000" w:rsidRPr="00000000" w14:paraId="00000150">
      <w:pPr>
        <w:numPr>
          <w:ilvl w:val="0"/>
          <w:numId w:val="17"/>
        </w:numPr>
        <w:spacing w:after="200" w:before="200" w:line="276" w:lineRule="auto"/>
        <w:ind w:left="720" w:hanging="360"/>
        <w:rPr/>
      </w:pPr>
      <w:hyperlink r:id="rId63">
        <w:r w:rsidDel="00000000" w:rsidR="00000000" w:rsidRPr="00000000">
          <w:rPr>
            <w:color w:val="1155cc"/>
            <w:u w:val="single"/>
            <w:rtl w:val="0"/>
          </w:rPr>
          <w:t xml:space="preserve">Парсим данные каталога сайта, используя Beautiful Soup (часть 1)</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151">
      <w:pPr>
        <w:numPr>
          <w:ilvl w:val="0"/>
          <w:numId w:val="17"/>
        </w:numPr>
        <w:spacing w:after="200" w:before="200" w:line="276" w:lineRule="auto"/>
        <w:ind w:left="720" w:hanging="360"/>
        <w:rPr/>
      </w:pPr>
      <w:hyperlink r:id="rId64">
        <w:r w:rsidDel="00000000" w:rsidR="00000000" w:rsidRPr="00000000">
          <w:rPr>
            <w:color w:val="1155cc"/>
            <w:u w:val="single"/>
            <w:rtl w:val="0"/>
          </w:rPr>
          <w:t xml:space="preserve">Парсим данные каталога сайта, используя Beautiful Soup и Selenium (часть 2)</w:t>
        </w:r>
      </w:hyperlink>
      <w:r w:rsidDel="00000000" w:rsidR="00000000" w:rsidRPr="00000000">
        <w:rPr>
          <w:rtl w:val="0"/>
        </w:rPr>
        <w:t xml:space="preserve">.</w:t>
      </w:r>
    </w:p>
    <w:p w:rsidR="00000000" w:rsidDel="00000000" w:rsidP="00000000" w:rsidRDefault="00000000" w:rsidRPr="00000000" w14:paraId="00000152">
      <w:pPr>
        <w:numPr>
          <w:ilvl w:val="0"/>
          <w:numId w:val="17"/>
        </w:numPr>
        <w:spacing w:after="160" w:before="0" w:line="259" w:lineRule="auto"/>
        <w:ind w:left="720" w:hanging="360"/>
        <w:rPr/>
      </w:pPr>
      <w:hyperlink r:id="rId65">
        <w:r w:rsidDel="00000000" w:rsidR="00000000" w:rsidRPr="00000000">
          <w:rPr>
            <w:color w:val="1155cc"/>
            <w:u w:val="single"/>
            <w:rtl w:val="0"/>
          </w:rPr>
          <w:t xml:space="preserve">Парсим Википедию с Beautiful Soup 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keepNext w:val="0"/>
        <w:keepLines w:val="0"/>
        <w:spacing w:after="0" w:before="0" w:line="276" w:lineRule="auto"/>
        <w:jc w:val="both"/>
        <w:rPr>
          <w:color w:val="434343"/>
          <w:sz w:val="36"/>
          <w:szCs w:val="36"/>
        </w:rPr>
      </w:pPr>
      <w:bookmarkStart w:colFirst="0" w:colLast="0" w:name="_h4t27jcwxyce" w:id="41"/>
      <w:bookmarkEnd w:id="41"/>
      <w:r w:rsidDel="00000000" w:rsidR="00000000" w:rsidRPr="00000000">
        <w:rPr>
          <w:color w:val="434343"/>
          <w:sz w:val="36"/>
          <w:szCs w:val="36"/>
          <w:rtl w:val="0"/>
        </w:rPr>
        <w:t xml:space="preserve">Домашнее задание</w:t>
      </w:r>
    </w:p>
    <w:p w:rsidR="00000000" w:rsidDel="00000000" w:rsidP="00000000" w:rsidRDefault="00000000" w:rsidRPr="00000000" w14:paraId="00000155">
      <w:pPr>
        <w:pStyle w:val="Heading2"/>
        <w:spacing w:line="276" w:lineRule="auto"/>
        <w:jc w:val="both"/>
        <w:rPr>
          <w:color w:val="434343"/>
          <w:sz w:val="28"/>
          <w:szCs w:val="28"/>
        </w:rPr>
      </w:pPr>
      <w:bookmarkStart w:colFirst="0" w:colLast="0" w:name="_vz3da46w7acr" w:id="42"/>
      <w:bookmarkEnd w:id="42"/>
      <w:r w:rsidDel="00000000" w:rsidR="00000000" w:rsidRPr="00000000">
        <w:rPr>
          <w:color w:val="434343"/>
          <w:sz w:val="28"/>
          <w:szCs w:val="28"/>
          <w:rtl w:val="0"/>
        </w:rPr>
        <w:t xml:space="preserve">Вариант 1</w:t>
      </w:r>
    </w:p>
    <w:p w:rsidR="00000000" w:rsidDel="00000000" w:rsidP="00000000" w:rsidRDefault="00000000" w:rsidRPr="00000000" w14:paraId="00000156">
      <w:pPr>
        <w:spacing w:line="276" w:lineRule="auto"/>
        <w:jc w:val="both"/>
        <w:rPr>
          <w:color w:val="434343"/>
        </w:rPr>
      </w:pPr>
      <w:r w:rsidDel="00000000" w:rsidR="00000000" w:rsidRPr="00000000">
        <w:rPr>
          <w:color w:val="434343"/>
          <w:rtl w:val="0"/>
        </w:rPr>
        <w:t xml:space="preserve">Необходимо собрать информацию о вакансиях на вводимую должность (используем input или через аргументы) с сайтов Superjob и HH. Приложение должно анализировать несколько страниц сайта (также вводим через input или аргументы). Получившийся список должен содержать в себе минимум:</w:t>
      </w:r>
    </w:p>
    <w:p w:rsidR="00000000" w:rsidDel="00000000" w:rsidP="00000000" w:rsidRDefault="00000000" w:rsidRPr="00000000" w14:paraId="00000157">
      <w:pPr>
        <w:numPr>
          <w:ilvl w:val="0"/>
          <w:numId w:val="11"/>
        </w:numPr>
        <w:spacing w:after="0" w:afterAutospacing="0" w:line="276" w:lineRule="auto"/>
        <w:ind w:left="720" w:hanging="360"/>
        <w:jc w:val="both"/>
        <w:rPr>
          <w:color w:val="434343"/>
        </w:rPr>
      </w:pPr>
      <w:r w:rsidDel="00000000" w:rsidR="00000000" w:rsidRPr="00000000">
        <w:rPr>
          <w:color w:val="434343"/>
          <w:rtl w:val="0"/>
        </w:rPr>
        <w:t xml:space="preserve">Наименование вакансии.</w:t>
      </w:r>
    </w:p>
    <w:p w:rsidR="00000000" w:rsidDel="00000000" w:rsidP="00000000" w:rsidRDefault="00000000" w:rsidRPr="00000000" w14:paraId="00000158">
      <w:pPr>
        <w:numPr>
          <w:ilvl w:val="0"/>
          <w:numId w:val="1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Предлагаемую зарплату (отдельно минимальную и максимальную).</w:t>
      </w:r>
    </w:p>
    <w:p w:rsidR="00000000" w:rsidDel="00000000" w:rsidP="00000000" w:rsidRDefault="00000000" w:rsidRPr="00000000" w14:paraId="00000159">
      <w:pPr>
        <w:numPr>
          <w:ilvl w:val="0"/>
          <w:numId w:val="1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Ссылку на саму вакансию.</w:t>
      </w:r>
    </w:p>
    <w:p w:rsidR="00000000" w:rsidDel="00000000" w:rsidP="00000000" w:rsidRDefault="00000000" w:rsidRPr="00000000" w14:paraId="0000015A">
      <w:pPr>
        <w:numPr>
          <w:ilvl w:val="0"/>
          <w:numId w:val="11"/>
        </w:numPr>
        <w:spacing w:before="0" w:beforeAutospacing="0" w:line="276" w:lineRule="auto"/>
        <w:ind w:left="720" w:hanging="360"/>
        <w:jc w:val="both"/>
        <w:rPr>
          <w:color w:val="434343"/>
        </w:rPr>
      </w:pPr>
      <w:r w:rsidDel="00000000" w:rsidR="00000000" w:rsidRPr="00000000">
        <w:rPr>
          <w:color w:val="434343"/>
          <w:rtl w:val="0"/>
        </w:rPr>
        <w:t xml:space="preserve">Сайт, откуда собрана вакансия.</w:t>
      </w:r>
    </w:p>
    <w:p w:rsidR="00000000" w:rsidDel="00000000" w:rsidP="00000000" w:rsidRDefault="00000000" w:rsidRPr="00000000" w14:paraId="0000015B">
      <w:pPr>
        <w:spacing w:line="276" w:lineRule="auto"/>
        <w:jc w:val="both"/>
        <w:rPr>
          <w:color w:val="434343"/>
        </w:rPr>
      </w:pPr>
      <w:r w:rsidDel="00000000" w:rsidR="00000000" w:rsidRPr="00000000">
        <w:rPr>
          <w:color w:val="434343"/>
          <w:rtl w:val="0"/>
        </w:rPr>
        <w:t xml:space="preserve">По желанию можно добавить ещё параметры вакансии (например, работодателя и расположение). Структура должна быть одинаковая для вакансий с обоих сайтов. Общий результат можно вывести с помощью dataFrame через pandas.</w:t>
      </w:r>
    </w:p>
    <w:p w:rsidR="00000000" w:rsidDel="00000000" w:rsidP="00000000" w:rsidRDefault="00000000" w:rsidRPr="00000000" w14:paraId="0000015C">
      <w:pPr>
        <w:spacing w:after="0" w:line="276" w:lineRule="auto"/>
        <w:jc w:val="both"/>
        <w:rPr>
          <w:color w:val="434343"/>
        </w:rPr>
      </w:pPr>
      <w:r w:rsidDel="00000000" w:rsidR="00000000" w:rsidRPr="00000000">
        <w:rPr>
          <w:rtl w:val="0"/>
        </w:rPr>
      </w:r>
    </w:p>
    <w:p w:rsidR="00000000" w:rsidDel="00000000" w:rsidP="00000000" w:rsidRDefault="00000000" w:rsidRPr="00000000" w14:paraId="0000015D">
      <w:pPr>
        <w:pStyle w:val="Heading2"/>
        <w:spacing w:after="0" w:line="276" w:lineRule="auto"/>
        <w:jc w:val="both"/>
        <w:rPr>
          <w:color w:val="434343"/>
          <w:sz w:val="28"/>
          <w:szCs w:val="28"/>
        </w:rPr>
      </w:pPr>
      <w:bookmarkStart w:colFirst="0" w:colLast="0" w:name="_c5q4eh5hl8s6" w:id="43"/>
      <w:bookmarkEnd w:id="43"/>
      <w:r w:rsidDel="00000000" w:rsidR="00000000" w:rsidRPr="00000000">
        <w:rPr>
          <w:color w:val="434343"/>
          <w:sz w:val="28"/>
          <w:szCs w:val="28"/>
          <w:rtl w:val="0"/>
        </w:rPr>
        <w:t xml:space="preserve">Вариант 2</w:t>
      </w:r>
    </w:p>
    <w:p w:rsidR="00000000" w:rsidDel="00000000" w:rsidP="00000000" w:rsidRDefault="00000000" w:rsidRPr="00000000" w14:paraId="0000015E">
      <w:pPr>
        <w:spacing w:after="0" w:before="0" w:line="276" w:lineRule="auto"/>
        <w:jc w:val="both"/>
        <w:rPr>
          <w:color w:val="434343"/>
        </w:rPr>
      </w:pPr>
      <w:r w:rsidDel="00000000" w:rsidR="00000000" w:rsidRPr="00000000">
        <w:rPr>
          <w:color w:val="434343"/>
          <w:rtl w:val="0"/>
        </w:rPr>
        <w:t xml:space="preserve">Необходимо собрать информацию по продуктам питания с сайтов: </w:t>
      </w:r>
    </w:p>
    <w:p w:rsidR="00000000" w:rsidDel="00000000" w:rsidP="00000000" w:rsidRDefault="00000000" w:rsidRPr="00000000" w14:paraId="0000015F">
      <w:pPr>
        <w:numPr>
          <w:ilvl w:val="0"/>
          <w:numId w:val="6"/>
        </w:numPr>
        <w:spacing w:after="0" w:before="0" w:line="276" w:lineRule="auto"/>
        <w:ind w:left="720" w:hanging="360"/>
        <w:jc w:val="both"/>
        <w:rPr/>
      </w:pPr>
      <w:hyperlink r:id="rId66">
        <w:r w:rsidDel="00000000" w:rsidR="00000000" w:rsidRPr="00000000">
          <w:rPr>
            <w:color w:val="1155cc"/>
            <w:u w:val="single"/>
            <w:rtl w:val="0"/>
          </w:rPr>
          <w:t xml:space="preserve">Роскачество официальный сайт. Исследование качества продуктов питания | Рейтинг товаров</w:t>
        </w:r>
      </w:hyperlink>
      <w:r w:rsidDel="00000000" w:rsidR="00000000" w:rsidRPr="00000000">
        <w:rPr>
          <w:rtl w:val="0"/>
        </w:rPr>
        <w:t xml:space="preserve">.</w:t>
      </w:r>
    </w:p>
    <w:p w:rsidR="00000000" w:rsidDel="00000000" w:rsidP="00000000" w:rsidRDefault="00000000" w:rsidRPr="00000000" w14:paraId="00000160">
      <w:pPr>
        <w:numPr>
          <w:ilvl w:val="0"/>
          <w:numId w:val="6"/>
        </w:numPr>
        <w:spacing w:after="0" w:before="0" w:line="276" w:lineRule="auto"/>
        <w:ind w:left="720" w:hanging="360"/>
        <w:jc w:val="both"/>
        <w:rPr/>
      </w:pPr>
      <w:hyperlink r:id="rId67">
        <w:r w:rsidDel="00000000" w:rsidR="00000000" w:rsidRPr="00000000">
          <w:rPr>
            <w:color w:val="1155cc"/>
            <w:u w:val="single"/>
            <w:rtl w:val="0"/>
          </w:rPr>
          <w:t xml:space="preserve">Список протестированных продуктов на сайте Росконтроль.рф</w:t>
        </w:r>
      </w:hyperlink>
      <w:r w:rsidDel="00000000" w:rsidR="00000000" w:rsidRPr="00000000">
        <w:rPr>
          <w:rtl w:val="0"/>
        </w:rPr>
      </w:r>
    </w:p>
    <w:p w:rsidR="00000000" w:rsidDel="00000000" w:rsidP="00000000" w:rsidRDefault="00000000" w:rsidRPr="00000000" w14:paraId="00000161">
      <w:pPr>
        <w:spacing w:after="0" w:before="0" w:line="276" w:lineRule="auto"/>
        <w:jc w:val="both"/>
        <w:rPr>
          <w:color w:val="434343"/>
        </w:rPr>
      </w:pPr>
      <w:r w:rsidDel="00000000" w:rsidR="00000000" w:rsidRPr="00000000">
        <w:rPr>
          <w:color w:val="434343"/>
          <w:rtl w:val="0"/>
        </w:rPr>
        <w:t xml:space="preserve">Получившийся список должен содержать:</w:t>
      </w:r>
    </w:p>
    <w:p w:rsidR="00000000" w:rsidDel="00000000" w:rsidP="00000000" w:rsidRDefault="00000000" w:rsidRPr="00000000" w14:paraId="00000162">
      <w:pPr>
        <w:numPr>
          <w:ilvl w:val="0"/>
          <w:numId w:val="5"/>
        </w:numPr>
        <w:spacing w:after="0" w:before="0" w:line="276" w:lineRule="auto"/>
        <w:ind w:left="720" w:hanging="360"/>
        <w:jc w:val="both"/>
        <w:rPr>
          <w:color w:val="434343"/>
        </w:rPr>
      </w:pPr>
      <w:r w:rsidDel="00000000" w:rsidR="00000000" w:rsidRPr="00000000">
        <w:rPr>
          <w:color w:val="434343"/>
          <w:rtl w:val="0"/>
        </w:rPr>
        <w:t xml:space="preserve">Наименование продукта.</w:t>
      </w:r>
    </w:p>
    <w:p w:rsidR="00000000" w:rsidDel="00000000" w:rsidP="00000000" w:rsidRDefault="00000000" w:rsidRPr="00000000" w14:paraId="00000163">
      <w:pPr>
        <w:numPr>
          <w:ilvl w:val="0"/>
          <w:numId w:val="5"/>
        </w:numPr>
        <w:spacing w:after="0" w:before="0" w:line="276" w:lineRule="auto"/>
        <w:ind w:left="720" w:hanging="360"/>
        <w:jc w:val="both"/>
        <w:rPr>
          <w:color w:val="434343"/>
        </w:rPr>
      </w:pPr>
      <w:r w:rsidDel="00000000" w:rsidR="00000000" w:rsidRPr="00000000">
        <w:rPr>
          <w:color w:val="434343"/>
          <w:rtl w:val="0"/>
        </w:rPr>
        <w:t xml:space="preserve">Категорию продукта (например «Бакалея»).</w:t>
      </w:r>
    </w:p>
    <w:p w:rsidR="00000000" w:rsidDel="00000000" w:rsidP="00000000" w:rsidRDefault="00000000" w:rsidRPr="00000000" w14:paraId="00000164">
      <w:pPr>
        <w:numPr>
          <w:ilvl w:val="0"/>
          <w:numId w:val="5"/>
        </w:numPr>
        <w:spacing w:after="0" w:before="0" w:line="276" w:lineRule="auto"/>
        <w:ind w:left="720" w:hanging="360"/>
        <w:jc w:val="both"/>
        <w:rPr>
          <w:color w:val="434343"/>
        </w:rPr>
      </w:pPr>
      <w:r w:rsidDel="00000000" w:rsidR="00000000" w:rsidRPr="00000000">
        <w:rPr>
          <w:color w:val="434343"/>
          <w:rtl w:val="0"/>
        </w:rPr>
        <w:t xml:space="preserve">Подкатегорию продукта (например «Рис круглозерный»).</w:t>
      </w:r>
    </w:p>
    <w:p w:rsidR="00000000" w:rsidDel="00000000" w:rsidP="00000000" w:rsidRDefault="00000000" w:rsidRPr="00000000" w14:paraId="00000165">
      <w:pPr>
        <w:numPr>
          <w:ilvl w:val="0"/>
          <w:numId w:val="5"/>
        </w:numPr>
        <w:spacing w:after="0" w:before="0" w:line="276" w:lineRule="auto"/>
        <w:ind w:left="720" w:hanging="360"/>
        <w:jc w:val="both"/>
        <w:rPr>
          <w:color w:val="434343"/>
        </w:rPr>
      </w:pPr>
      <w:r w:rsidDel="00000000" w:rsidR="00000000" w:rsidRPr="00000000">
        <w:rPr>
          <w:color w:val="434343"/>
          <w:rtl w:val="0"/>
        </w:rPr>
        <w:t xml:space="preserve">Параметр «Безопасность».</w:t>
      </w:r>
    </w:p>
    <w:p w:rsidR="00000000" w:rsidDel="00000000" w:rsidP="00000000" w:rsidRDefault="00000000" w:rsidRPr="00000000" w14:paraId="00000166">
      <w:pPr>
        <w:numPr>
          <w:ilvl w:val="0"/>
          <w:numId w:val="5"/>
        </w:numPr>
        <w:spacing w:after="0" w:before="0" w:line="276" w:lineRule="auto"/>
        <w:ind w:left="720" w:hanging="360"/>
        <w:jc w:val="both"/>
        <w:rPr>
          <w:color w:val="434343"/>
        </w:rPr>
      </w:pPr>
      <w:r w:rsidDel="00000000" w:rsidR="00000000" w:rsidRPr="00000000">
        <w:rPr>
          <w:color w:val="434343"/>
          <w:rtl w:val="0"/>
        </w:rPr>
        <w:t xml:space="preserve">Параметр «Качество».</w:t>
      </w:r>
    </w:p>
    <w:p w:rsidR="00000000" w:rsidDel="00000000" w:rsidP="00000000" w:rsidRDefault="00000000" w:rsidRPr="00000000" w14:paraId="00000167">
      <w:pPr>
        <w:numPr>
          <w:ilvl w:val="0"/>
          <w:numId w:val="5"/>
        </w:numPr>
        <w:spacing w:after="0" w:before="0" w:line="276" w:lineRule="auto"/>
        <w:ind w:left="720" w:hanging="360"/>
        <w:jc w:val="both"/>
        <w:rPr>
          <w:color w:val="434343"/>
        </w:rPr>
      </w:pPr>
      <w:r w:rsidDel="00000000" w:rsidR="00000000" w:rsidRPr="00000000">
        <w:rPr>
          <w:color w:val="434343"/>
          <w:rtl w:val="0"/>
        </w:rPr>
        <w:t xml:space="preserve">Общий балл.</w:t>
      </w:r>
    </w:p>
    <w:p w:rsidR="00000000" w:rsidDel="00000000" w:rsidP="00000000" w:rsidRDefault="00000000" w:rsidRPr="00000000" w14:paraId="00000168">
      <w:pPr>
        <w:numPr>
          <w:ilvl w:val="0"/>
          <w:numId w:val="5"/>
        </w:numPr>
        <w:spacing w:after="0" w:before="0" w:line="276" w:lineRule="auto"/>
        <w:ind w:left="720" w:hanging="360"/>
        <w:jc w:val="both"/>
        <w:rPr>
          <w:color w:val="434343"/>
        </w:rPr>
      </w:pPr>
      <w:r w:rsidDel="00000000" w:rsidR="00000000" w:rsidRPr="00000000">
        <w:rPr>
          <w:color w:val="434343"/>
          <w:rtl w:val="0"/>
        </w:rPr>
        <w:t xml:space="preserve">Сайт, откуда получена информация.</w:t>
      </w:r>
    </w:p>
    <w:p w:rsidR="00000000" w:rsidDel="00000000" w:rsidP="00000000" w:rsidRDefault="00000000" w:rsidRPr="00000000" w14:paraId="00000169">
      <w:pPr>
        <w:spacing w:after="0" w:before="0" w:line="276" w:lineRule="auto"/>
        <w:jc w:val="both"/>
        <w:rPr>
          <w:color w:val="434343"/>
        </w:rPr>
      </w:pPr>
      <w:r w:rsidDel="00000000" w:rsidR="00000000" w:rsidRPr="00000000">
        <w:rPr>
          <w:color w:val="434343"/>
          <w:rtl w:val="0"/>
        </w:rPr>
        <w:t xml:space="preserve">Структура должна быть одинаковая для продуктов с обоих сайтов. Общий результат можно вывести с помощью dataFrame через Pandas.</w:t>
      </w:r>
    </w:p>
    <w:p w:rsidR="00000000" w:rsidDel="00000000" w:rsidP="00000000" w:rsidRDefault="00000000" w:rsidRPr="00000000" w14:paraId="0000016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B">
      <w:pPr>
        <w:spacing w:after="0" w:before="0" w:line="276" w:lineRule="auto"/>
        <w:jc w:val="both"/>
        <w:rPr>
          <w:color w:val="434343"/>
        </w:rPr>
      </w:pPr>
      <w:r w:rsidDel="00000000" w:rsidR="00000000" w:rsidRPr="00000000">
        <w:rPr>
          <w:color w:val="434343"/>
          <w:rtl w:val="0"/>
        </w:rPr>
        <w:t xml:space="preserve">Можно выполнить по желанию один любой вариант или оба при желании и возможности.</w:t>
      </w:r>
    </w:p>
    <w:p w:rsidR="00000000" w:rsidDel="00000000" w:rsidP="00000000" w:rsidRDefault="00000000" w:rsidRPr="00000000" w14:paraId="0000016C">
      <w:pPr>
        <w:spacing w:before="0" w:line="276" w:lineRule="auto"/>
        <w:jc w:val="both"/>
        <w:rPr>
          <w:color w:val="434343"/>
        </w:rPr>
      </w:pPr>
      <w:r w:rsidDel="00000000" w:rsidR="00000000" w:rsidRPr="00000000">
        <w:rPr>
          <w:color w:val="434343"/>
          <w:rtl w:val="0"/>
        </w:rPr>
        <w:t xml:space="preserve"> </w:t>
      </w:r>
    </w:p>
    <w:p w:rsidR="00000000" w:rsidDel="00000000" w:rsidP="00000000" w:rsidRDefault="00000000" w:rsidRPr="00000000" w14:paraId="0000016D">
      <w:pPr>
        <w:pStyle w:val="Heading1"/>
        <w:keepNext w:val="0"/>
        <w:keepLines w:val="0"/>
        <w:spacing w:before="0" w:line="276" w:lineRule="auto"/>
        <w:jc w:val="both"/>
        <w:rPr>
          <w:color w:val="434343"/>
          <w:sz w:val="36"/>
          <w:szCs w:val="36"/>
        </w:rPr>
      </w:pPr>
      <w:bookmarkStart w:colFirst="0" w:colLast="0" w:name="_8uzxfvtuwdoz" w:id="44"/>
      <w:bookmarkEnd w:id="44"/>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6E">
      <w:pPr>
        <w:numPr>
          <w:ilvl w:val="0"/>
          <w:numId w:val="1"/>
        </w:numPr>
        <w:spacing w:after="200" w:before="200" w:line="276" w:lineRule="auto"/>
        <w:ind w:left="720" w:hanging="360"/>
        <w:jc w:val="both"/>
      </w:pPr>
      <w:hyperlink r:id="rId68">
        <w:r w:rsidDel="00000000" w:rsidR="00000000" w:rsidRPr="00000000">
          <w:rPr>
            <w:color w:val="1155cc"/>
            <w:u w:val="single"/>
            <w:rtl w:val="0"/>
          </w:rPr>
          <w:t xml:space="preserve">Базовая структура HTML</w:t>
        </w:r>
      </w:hyperlink>
      <w:r w:rsidDel="00000000" w:rsidR="00000000" w:rsidRPr="00000000">
        <w:rPr>
          <w:rtl w:val="0"/>
        </w:rPr>
        <w:t xml:space="preserve">.</w:t>
      </w:r>
    </w:p>
    <w:p w:rsidR="00000000" w:rsidDel="00000000" w:rsidP="00000000" w:rsidRDefault="00000000" w:rsidRPr="00000000" w14:paraId="0000016F">
      <w:pPr>
        <w:numPr>
          <w:ilvl w:val="0"/>
          <w:numId w:val="1"/>
        </w:numPr>
        <w:spacing w:after="200" w:before="200" w:line="276" w:lineRule="auto"/>
        <w:ind w:left="720" w:hanging="360"/>
        <w:jc w:val="both"/>
      </w:pPr>
      <w:hyperlink r:id="rId69">
        <w:r w:rsidDel="00000000" w:rsidR="00000000" w:rsidRPr="00000000">
          <w:rPr>
            <w:color w:val="1155cc"/>
            <w:u w:val="single"/>
            <w:rtl w:val="0"/>
          </w:rPr>
          <w:t xml:space="preserve">Элементы HTML/CSS</w:t>
        </w:r>
      </w:hyperlink>
      <w:r w:rsidDel="00000000" w:rsidR="00000000" w:rsidRPr="00000000">
        <w:rPr>
          <w:rtl w:val="0"/>
        </w:rPr>
        <w:t xml:space="preserve">.</w:t>
      </w:r>
    </w:p>
    <w:p w:rsidR="00000000" w:rsidDel="00000000" w:rsidP="00000000" w:rsidRDefault="00000000" w:rsidRPr="00000000" w14:paraId="00000170">
      <w:pPr>
        <w:numPr>
          <w:ilvl w:val="0"/>
          <w:numId w:val="1"/>
        </w:numPr>
        <w:spacing w:after="200" w:before="200" w:line="276" w:lineRule="auto"/>
        <w:ind w:left="720" w:hanging="360"/>
        <w:jc w:val="both"/>
      </w:pPr>
      <w:hyperlink r:id="rId70">
        <w:r w:rsidDel="00000000" w:rsidR="00000000" w:rsidRPr="00000000">
          <w:rPr>
            <w:color w:val="1155cc"/>
            <w:u w:val="single"/>
            <w:rtl w:val="0"/>
          </w:rPr>
          <w:t xml:space="preserve">Объектная модель документа</w:t>
        </w:r>
      </w:hyperlink>
      <w:r w:rsidDel="00000000" w:rsidR="00000000" w:rsidRPr="00000000">
        <w:rPr>
          <w:rtl w:val="0"/>
        </w:rPr>
        <w:t xml:space="preserve">. </w:t>
      </w:r>
    </w:p>
    <w:p w:rsidR="00000000" w:rsidDel="00000000" w:rsidP="00000000" w:rsidRDefault="00000000" w:rsidRPr="00000000" w14:paraId="00000171">
      <w:pPr>
        <w:numPr>
          <w:ilvl w:val="0"/>
          <w:numId w:val="1"/>
        </w:numPr>
        <w:spacing w:after="200" w:before="200" w:line="276" w:lineRule="auto"/>
        <w:ind w:left="720" w:hanging="360"/>
        <w:jc w:val="both"/>
      </w:pPr>
      <w:hyperlink r:id="rId71">
        <w:r w:rsidDel="00000000" w:rsidR="00000000" w:rsidRPr="00000000">
          <w:rPr>
            <w:color w:val="1155cc"/>
            <w:u w:val="single"/>
            <w:rtl w:val="0"/>
          </w:rPr>
          <w:t xml:space="preserve">Стандарт HTML5</w:t>
        </w:r>
      </w:hyperlink>
      <w:r w:rsidDel="00000000" w:rsidR="00000000" w:rsidRPr="00000000">
        <w:rPr>
          <w:rtl w:val="0"/>
        </w:rPr>
        <w:t xml:space="preserve">. </w:t>
      </w:r>
    </w:p>
    <w:p w:rsidR="00000000" w:rsidDel="00000000" w:rsidP="00000000" w:rsidRDefault="00000000" w:rsidRPr="00000000" w14:paraId="00000172">
      <w:pPr>
        <w:numPr>
          <w:ilvl w:val="0"/>
          <w:numId w:val="1"/>
        </w:numPr>
        <w:spacing w:after="200" w:before="200" w:line="276" w:lineRule="auto"/>
        <w:ind w:left="720" w:hanging="360"/>
        <w:jc w:val="both"/>
      </w:pPr>
      <w:hyperlink r:id="rId72">
        <w:r w:rsidDel="00000000" w:rsidR="00000000" w:rsidRPr="00000000">
          <w:rPr>
            <w:color w:val="1155cc"/>
            <w:u w:val="single"/>
            <w:rtl w:val="0"/>
          </w:rPr>
          <w:t xml:space="preserve">Документация Beautifull Soup</w:t>
        </w:r>
      </w:hyperlink>
      <w:r w:rsidDel="00000000" w:rsidR="00000000" w:rsidRPr="00000000">
        <w:rPr>
          <w:rtl w:val="0"/>
        </w:rPr>
        <w:t xml:space="preserve">. </w:t>
      </w:r>
    </w:p>
    <w:p w:rsidR="00000000" w:rsidDel="00000000" w:rsidP="00000000" w:rsidRDefault="00000000" w:rsidRPr="00000000" w14:paraId="00000173">
      <w:pPr>
        <w:numPr>
          <w:ilvl w:val="0"/>
          <w:numId w:val="1"/>
        </w:numPr>
        <w:spacing w:after="200" w:before="200" w:line="276" w:lineRule="auto"/>
        <w:ind w:left="720" w:hanging="360"/>
        <w:jc w:val="both"/>
      </w:pPr>
      <w:hyperlink r:id="rId73">
        <w:r w:rsidDel="00000000" w:rsidR="00000000" w:rsidRPr="00000000">
          <w:rPr>
            <w:color w:val="1155cc"/>
            <w:u w:val="single"/>
            <w:rtl w:val="0"/>
          </w:rPr>
          <w:t xml:space="preserve">Документации/BeautifulSoup</w:t>
        </w:r>
      </w:hyperlink>
      <w:r w:rsidDel="00000000" w:rsidR="00000000" w:rsidRPr="00000000">
        <w:rPr>
          <w:rtl w:val="0"/>
        </w:rPr>
        <w:t xml:space="preserve">.</w:t>
      </w:r>
    </w:p>
    <w:p w:rsidR="00000000" w:rsidDel="00000000" w:rsidP="00000000" w:rsidRDefault="00000000" w:rsidRPr="00000000" w14:paraId="00000174">
      <w:pPr>
        <w:ind w:left="0" w:firstLine="0"/>
        <w:rPr/>
      </w:pPr>
      <w:r w:rsidDel="00000000" w:rsidR="00000000" w:rsidRPr="00000000">
        <w:rPr>
          <w:rtl w:val="0"/>
        </w:rPr>
      </w:r>
    </w:p>
    <w:sectPr>
      <w:headerReference r:id="rId74" w:type="default"/>
      <w:headerReference r:id="rId75" w:type="first"/>
      <w:footerReference r:id="rId76" w:type="default"/>
      <w:footerReference r:id="rId7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78">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color w:val="1d2e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JOUvYXh6qqG0mw5Oa3ZzMDGgmpAwAg7kj8jyhiQ2T0w/edit#heading=h.c5q4eh5hl8s6" TargetMode="External"/><Relationship Id="rId42" Type="http://schemas.openxmlformats.org/officeDocument/2006/relationships/hyperlink" Target="https://html5book.ru/examples/html-tags.html" TargetMode="External"/><Relationship Id="rId41" Type="http://schemas.openxmlformats.org/officeDocument/2006/relationships/hyperlink" Target="https://docs.google.com/document/d/1JOUvYXh6qqG0mw5Oa3ZzMDGgmpAwAg7kj8jyhiQ2T0w/edit#heading=h.7s8e0ljv51n5" TargetMode="External"/><Relationship Id="rId44" Type="http://schemas.openxmlformats.org/officeDocument/2006/relationships/image" Target="media/image5.png"/><Relationship Id="rId43" Type="http://schemas.openxmlformats.org/officeDocument/2006/relationships/image" Target="media/image3.png"/><Relationship Id="rId46"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OUvYXh6qqG0mw5Oa3ZzMDGgmpAwAg7kj8jyhiQ2T0w/edit#heading=h.30j0zll" TargetMode="External"/><Relationship Id="rId48" Type="http://schemas.openxmlformats.org/officeDocument/2006/relationships/hyperlink" Target="https://ru.wikipedia.org/wiki/%D0%9A%D0%BE%D0%BC%D0%BF%D1%8C%D1%8E%D1%82%D0%B5%D1%80%D0%BD%D0%B0%D1%8F_%D0%BF%D1%80%D0%BE%D0%B3%D1%80%D0%B0%D0%BC%D0%BC%D0%B0" TargetMode="External"/><Relationship Id="rId47"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9" Type="http://schemas.openxmlformats.org/officeDocument/2006/relationships/hyperlink" Target="https://ru.wikipedia.org/wiki/%D0%A1%D0%BA%D1%80%D0%B8%D0%BF%D1%82"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png"/><Relationship Id="rId73" Type="http://schemas.openxmlformats.org/officeDocument/2006/relationships/hyperlink" Target="http://wiki.python.su/%D0%94%D0%BE%D0%BA%D1%83%D0%BC%D0%B5%D0%BD%D1%82%D0%B0%D1%86%D0%B8%D0%B8/BeautifulSoup" TargetMode="External"/><Relationship Id="rId72" Type="http://schemas.openxmlformats.org/officeDocument/2006/relationships/hyperlink" Target="https://www.crummy.com/software/BeautifulSoup/bs4/doc/" TargetMode="External"/><Relationship Id="rId31" Type="http://schemas.openxmlformats.org/officeDocument/2006/relationships/hyperlink" Target="https://docs.google.com/document/d/1JOUvYXh6qqG0mw5Oa3ZzMDGgmpAwAg7kj8jyhiQ2T0w/edit#heading=h.p69b1kmwebsk" TargetMode="External"/><Relationship Id="rId75" Type="http://schemas.openxmlformats.org/officeDocument/2006/relationships/header" Target="header1.xml"/><Relationship Id="rId30" Type="http://schemas.openxmlformats.org/officeDocument/2006/relationships/hyperlink" Target="https://docs.google.com/document/d/1JOUvYXh6qqG0mw5Oa3ZzMDGgmpAwAg7kj8jyhiQ2T0w/edit#heading=h.wjvbe3fboxhe" TargetMode="External"/><Relationship Id="rId74" Type="http://schemas.openxmlformats.org/officeDocument/2006/relationships/header" Target="header2.xml"/><Relationship Id="rId33" Type="http://schemas.openxmlformats.org/officeDocument/2006/relationships/hyperlink" Target="https://docs.google.com/document/d/1JOUvYXh6qqG0mw5Oa3ZzMDGgmpAwAg7kj8jyhiQ2T0w/edit#heading=h.ccw704333vb" TargetMode="External"/><Relationship Id="rId77" Type="http://schemas.openxmlformats.org/officeDocument/2006/relationships/footer" Target="footer1.xml"/><Relationship Id="rId32" Type="http://schemas.openxmlformats.org/officeDocument/2006/relationships/hyperlink" Target="https://docs.google.com/document/d/1JOUvYXh6qqG0mw5Oa3ZzMDGgmpAwAg7kj8jyhiQ2T0w/edit#heading=h.5pzzfss1azxo" TargetMode="External"/><Relationship Id="rId76" Type="http://schemas.openxmlformats.org/officeDocument/2006/relationships/footer" Target="footer2.xml"/><Relationship Id="rId35" Type="http://schemas.openxmlformats.org/officeDocument/2006/relationships/hyperlink" Target="https://docs.google.com/document/d/1JOUvYXh6qqG0mw5Oa3ZzMDGgmpAwAg7kj8jyhiQ2T0w/edit#heading=h.i16mqmf1r3d3" TargetMode="External"/><Relationship Id="rId34" Type="http://schemas.openxmlformats.org/officeDocument/2006/relationships/hyperlink" Target="https://docs.google.com/document/d/1JOUvYXh6qqG0mw5Oa3ZzMDGgmpAwAg7kj8jyhiQ2T0w/edit#heading=h.r686awccec0t" TargetMode="External"/><Relationship Id="rId71" Type="http://schemas.openxmlformats.org/officeDocument/2006/relationships/hyperlink" Target="https://ru.wikipedia.org/wiki/HTML5" TargetMode="External"/><Relationship Id="rId70" Type="http://schemas.openxmlformats.org/officeDocument/2006/relationships/hyperlink" Target="https://ru.wikipedia.org/wiki/Document_Object_Model" TargetMode="External"/><Relationship Id="rId37" Type="http://schemas.openxmlformats.org/officeDocument/2006/relationships/hyperlink" Target="https://docs.google.com/document/d/1JOUvYXh6qqG0mw5Oa3ZzMDGgmpAwAg7kj8jyhiQ2T0w/edit#heading=h.i5j7u1nuohrc" TargetMode="External"/><Relationship Id="rId36" Type="http://schemas.openxmlformats.org/officeDocument/2006/relationships/hyperlink" Target="https://docs.google.com/document/d/1JOUvYXh6qqG0mw5Oa3ZzMDGgmpAwAg7kj8jyhiQ2T0w/edit#heading=h.ehh9v5ek3dhr" TargetMode="External"/><Relationship Id="rId39" Type="http://schemas.openxmlformats.org/officeDocument/2006/relationships/hyperlink" Target="https://docs.google.com/document/d/1JOUvYXh6qqG0mw5Oa3ZzMDGgmpAwAg7kj8jyhiQ2T0w/edit#heading=h.vz3da46w7acr" TargetMode="External"/><Relationship Id="rId38" Type="http://schemas.openxmlformats.org/officeDocument/2006/relationships/hyperlink" Target="https://docs.google.com/document/d/1JOUvYXh6qqG0mw5Oa3ZzMDGgmpAwAg7kj8jyhiQ2T0w/edit#heading=h.jwabz1sra892" TargetMode="External"/><Relationship Id="rId62" Type="http://schemas.openxmlformats.org/officeDocument/2006/relationships/hyperlink" Target="https://python-scripts.com/beautifulsoup-html-parsing" TargetMode="External"/><Relationship Id="rId61" Type="http://schemas.openxmlformats.org/officeDocument/2006/relationships/hyperlink" Target="https://ru.wikipedia.org/wiki/XML" TargetMode="External"/><Relationship Id="rId20" Type="http://schemas.openxmlformats.org/officeDocument/2006/relationships/hyperlink" Target="https://docs.google.com/document/d/1JOUvYXh6qqG0mw5Oa3ZzMDGgmpAwAg7kj8jyhiQ2T0w/edit#heading=h.yjqpuibk99yb" TargetMode="External"/><Relationship Id="rId64" Type="http://schemas.openxmlformats.org/officeDocument/2006/relationships/hyperlink" Target="http://leftjoin.ru/all/parsim-dannye-kataloga-sayta-ispolzuya-beautiful-soup-i-selenium/" TargetMode="External"/><Relationship Id="rId63" Type="http://schemas.openxmlformats.org/officeDocument/2006/relationships/hyperlink" Target="http://leftjoin.ru/all/parsim-dannye-kataloga-sayta-ispolzuya-beautiful-soup-chast-1/" TargetMode="External"/><Relationship Id="rId22" Type="http://schemas.openxmlformats.org/officeDocument/2006/relationships/hyperlink" Target="https://docs.google.com/document/d/1JOUvYXh6qqG0mw5Oa3ZzMDGgmpAwAg7kj8jyhiQ2T0w/edit#heading=h.1ygxzygbjq41" TargetMode="External"/><Relationship Id="rId66" Type="http://schemas.openxmlformats.org/officeDocument/2006/relationships/hyperlink" Target="https://rskrf.ru/ratings/produkty-pitaniya/" TargetMode="External"/><Relationship Id="rId21" Type="http://schemas.openxmlformats.org/officeDocument/2006/relationships/hyperlink" Target="https://docs.google.com/document/d/1JOUvYXh6qqG0mw5Oa3ZzMDGgmpAwAg7kj8jyhiQ2T0w/edit#heading=h.4d34og8" TargetMode="External"/><Relationship Id="rId65" Type="http://schemas.openxmlformats.org/officeDocument/2006/relationships/hyperlink" Target="https://tirinox.ru/parse-wiki-with-bs4/" TargetMode="External"/><Relationship Id="rId24" Type="http://schemas.openxmlformats.org/officeDocument/2006/relationships/hyperlink" Target="https://docs.google.com/document/d/1JOUvYXh6qqG0mw5Oa3ZzMDGgmpAwAg7kj8jyhiQ2T0w/edit#heading=h.h022gvddog2z" TargetMode="External"/><Relationship Id="rId68" Type="http://schemas.openxmlformats.org/officeDocument/2006/relationships/hyperlink" Target="https://www.htmlgoodies.com/html5/markup/working-with-html-styling-blocks.html" TargetMode="External"/><Relationship Id="rId23" Type="http://schemas.openxmlformats.org/officeDocument/2006/relationships/hyperlink" Target="https://docs.google.com/document/d/1JOUvYXh6qqG0mw5Oa3ZzMDGgmpAwAg7kj8jyhiQ2T0w/edit#heading=h.fylafn4d713j" TargetMode="External"/><Relationship Id="rId67" Type="http://schemas.openxmlformats.org/officeDocument/2006/relationships/hyperlink" Target="https://roscontrol.com/category/produkti/" TargetMode="External"/><Relationship Id="rId60" Type="http://schemas.openxmlformats.org/officeDocument/2006/relationships/hyperlink" Target="https://ru.wikipedia.org/wiki/XHTML" TargetMode="External"/><Relationship Id="rId26" Type="http://schemas.openxmlformats.org/officeDocument/2006/relationships/hyperlink" Target="https://docs.google.com/document/d/1JOUvYXh6qqG0mw5Oa3ZzMDGgmpAwAg7kj8jyhiQ2T0w/edit#heading=h.6bcm86tk7dfy" TargetMode="External"/><Relationship Id="rId25" Type="http://schemas.openxmlformats.org/officeDocument/2006/relationships/hyperlink" Target="https://docs.google.com/document/d/1JOUvYXh6qqG0mw5Oa3ZzMDGgmpAwAg7kj8jyhiQ2T0w/edit#heading=h.akds8l2fl8w0" TargetMode="External"/><Relationship Id="rId69" Type="http://schemas.openxmlformats.org/officeDocument/2006/relationships/hyperlink" Target="https://www.w3schools.com/htmL/" TargetMode="External"/><Relationship Id="rId28" Type="http://schemas.openxmlformats.org/officeDocument/2006/relationships/hyperlink" Target="https://docs.google.com/document/d/1JOUvYXh6qqG0mw5Oa3ZzMDGgmpAwAg7kj8jyhiQ2T0w/edit#heading=h.hsfz1ja5hgw8" TargetMode="External"/><Relationship Id="rId27" Type="http://schemas.openxmlformats.org/officeDocument/2006/relationships/hyperlink" Target="https://docs.google.com/document/d/1JOUvYXh6qqG0mw5Oa3ZzMDGgmpAwAg7kj8jyhiQ2T0w/edit#heading=h.vlhu33i8a9v0" TargetMode="External"/><Relationship Id="rId29" Type="http://schemas.openxmlformats.org/officeDocument/2006/relationships/hyperlink" Target="https://docs.google.com/document/d/1JOUvYXh6qqG0mw5Oa3ZzMDGgmpAwAg7kj8jyhiQ2T0w/edit#heading=h.qk7xfqfzt4qh" TargetMode="External"/><Relationship Id="rId51" Type="http://schemas.openxmlformats.org/officeDocument/2006/relationships/hyperlink" Target="https://ru.wikipedia.org/wiki/XHTML" TargetMode="External"/><Relationship Id="rId50" Type="http://schemas.openxmlformats.org/officeDocument/2006/relationships/hyperlink" Target="https://ru.wikipedia.org/wiki/HTML" TargetMode="External"/><Relationship Id="rId53" Type="http://schemas.openxmlformats.org/officeDocument/2006/relationships/hyperlink" Target="https://ru.wikipedia.org/wiki/%D0%91%D1%80%D0%B0%D1%83%D0%B7%D0%B5%D1%80" TargetMode="External"/><Relationship Id="rId52" Type="http://schemas.openxmlformats.org/officeDocument/2006/relationships/hyperlink" Target="https://ru.wikipedia.org/wiki/XML" TargetMode="External"/><Relationship Id="rId11" Type="http://schemas.openxmlformats.org/officeDocument/2006/relationships/hyperlink" Target="https://docs.google.com/document/d/1JOUvYXh6qqG0mw5Oa3ZzMDGgmpAwAg7kj8jyhiQ2T0w/edit#heading=h.suvroqmewcwy" TargetMode="External"/><Relationship Id="rId55" Type="http://schemas.openxmlformats.org/officeDocument/2006/relationships/image" Target="media/image2.png"/><Relationship Id="rId10" Type="http://schemas.openxmlformats.org/officeDocument/2006/relationships/hyperlink" Target="https://docs.google.com/document/d/1JOUvYXh6qqG0mw5Oa3ZzMDGgmpAwAg7kj8jyhiQ2T0w/edit#heading=h.bpkthbhmbums" TargetMode="External"/><Relationship Id="rId54" Type="http://schemas.openxmlformats.org/officeDocument/2006/relationships/hyperlink" Target="https://ru.wikipedia.org/wiki/W3C" TargetMode="External"/><Relationship Id="rId13" Type="http://schemas.openxmlformats.org/officeDocument/2006/relationships/hyperlink" Target="https://docs.google.com/document/d/1JOUvYXh6qqG0mw5Oa3ZzMDGgmpAwAg7kj8jyhiQ2T0w/edit#heading=h.d6h9givjm8rc" TargetMode="External"/><Relationship Id="rId57" Type="http://schemas.openxmlformats.org/officeDocument/2006/relationships/hyperlink" Target="https://ru.wikipedia.org/wiki/%D0%9A%D0%BE%D0%BC%D0%BF%D1%8C%D1%8E%D1%82%D0%B5%D1%80%D0%BD%D0%B0%D1%8F_%D0%BF%D1%80%D0%BE%D0%B3%D1%80%D0%B0%D0%BC%D0%BC%D0%B0" TargetMode="External"/><Relationship Id="rId12" Type="http://schemas.openxmlformats.org/officeDocument/2006/relationships/hyperlink" Target="https://docs.google.com/document/d/1JOUvYXh6qqG0mw5Oa3ZzMDGgmpAwAg7kj8jyhiQ2T0w/edit#heading=h.7ujm9pvj9ilz" TargetMode="External"/><Relationship Id="rId56"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5" Type="http://schemas.openxmlformats.org/officeDocument/2006/relationships/hyperlink" Target="https://docs.google.com/document/d/1JOUvYXh6qqG0mw5Oa3ZzMDGgmpAwAg7kj8jyhiQ2T0w/edit#heading=h.3dy6vkm" TargetMode="External"/><Relationship Id="rId59" Type="http://schemas.openxmlformats.org/officeDocument/2006/relationships/hyperlink" Target="https://ru.wikipedia.org/wiki/HTML" TargetMode="External"/><Relationship Id="rId14" Type="http://schemas.openxmlformats.org/officeDocument/2006/relationships/hyperlink" Target="https://docs.google.com/document/d/1JOUvYXh6qqG0mw5Oa3ZzMDGgmpAwAg7kj8jyhiQ2T0w/edit#heading=h.m91usbdqt8xq" TargetMode="External"/><Relationship Id="rId58" Type="http://schemas.openxmlformats.org/officeDocument/2006/relationships/hyperlink" Target="https://ru.wikipedia.org/wiki/%D0%A1%D0%BA%D1%80%D0%B8%D0%BF%D1%82" TargetMode="External"/><Relationship Id="rId17" Type="http://schemas.openxmlformats.org/officeDocument/2006/relationships/hyperlink" Target="https://docs.google.com/document/d/1JOUvYXh6qqG0mw5Oa3ZzMDGgmpAwAg7kj8jyhiQ2T0w/edit#heading=h.fslkrpxgncbw" TargetMode="External"/><Relationship Id="rId16" Type="http://schemas.openxmlformats.org/officeDocument/2006/relationships/hyperlink" Target="https://docs.google.com/document/d/1JOUvYXh6qqG0mw5Oa3ZzMDGgmpAwAg7kj8jyhiQ2T0w/edit#heading=h.ccr0nffl2ymx" TargetMode="External"/><Relationship Id="rId19" Type="http://schemas.openxmlformats.org/officeDocument/2006/relationships/hyperlink" Target="https://docs.google.com/document/d/1JOUvYXh6qqG0mw5Oa3ZzMDGgmpAwAg7kj8jyhiQ2T0w/edit#heading=h.taewhii3is74" TargetMode="External"/><Relationship Id="rId18" Type="http://schemas.openxmlformats.org/officeDocument/2006/relationships/hyperlink" Target="https://docs.google.com/document/d/1JOUvYXh6qqG0mw5Oa3ZzMDGgmpAwAg7kj8jyhiQ2T0w/edit#heading=h.1y24j1o9ad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6.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